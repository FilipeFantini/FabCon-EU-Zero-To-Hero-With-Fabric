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3941F5F6" w:rsidR="004172F8" w:rsidRDefault="004172F8" w:rsidP="7FDB8226">
      <w:pPr>
        <w:pStyle w:val="NoSpacing"/>
        <w:rPr>
          <w:rFonts w:asciiTheme="majorHAnsi" w:hAnsiTheme="majorHAnsi" w:cstheme="majorBidi"/>
          <w:color w:val="2F5496"/>
          <w:sz w:val="72"/>
          <w:szCs w:val="72"/>
        </w:rPr>
      </w:pPr>
      <w:r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>Microsoft Fabric in a Day Lab Manual</w:t>
      </w:r>
      <w:r w:rsidR="00652F32"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 xml:space="preserve"> – </w:t>
      </w:r>
      <w:r w:rsidR="00652F32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 xml:space="preserve">Lab </w:t>
      </w:r>
      <w:r w:rsidR="0001529D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>3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0B848F2C" w14:textId="77777777" w:rsidR="00172BA7" w:rsidRDefault="00172BA7" w:rsidP="00172BA7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Will Crayger </w:t>
      </w:r>
    </w:p>
    <w:p w14:paraId="77754F3E" w14:textId="77777777" w:rsidR="00172BA7" w:rsidRDefault="00172BA7" w:rsidP="00172BA7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6A6DE991" w14:textId="77777777" w:rsidR="00172BA7" w:rsidRDefault="00172BA7" w:rsidP="00172BA7">
      <w:pPr>
        <w:pStyle w:val="NoSpacing"/>
        <w:rPr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15A65D2F" w14:textId="2775CF5F" w:rsidR="00172BA7" w:rsidRDefault="00172BA7" w:rsidP="00172BA7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C1087F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7078542B" w14:textId="527C7440" w:rsidR="00A31C27" w:rsidRPr="00DA3502" w:rsidRDefault="00A31C27" w:rsidP="00A31C27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B80DD4D" w:rsidR="004172F8" w:rsidDel="0031596D" w:rsidRDefault="004172F8" w:rsidP="004172F8">
      <w:pPr>
        <w:pStyle w:val="NoSpacing"/>
        <w:rPr>
          <w:del w:id="0" w:author="Will Crayger" w:date="2024-09-20T11:47:00Z" w16du:dateUtc="2024-09-20T15:47:00Z"/>
        </w:rPr>
      </w:pPr>
    </w:p>
    <w:p w14:paraId="14C73239" w14:textId="46346520" w:rsidR="004172F8" w:rsidDel="0031596D" w:rsidRDefault="004172F8" w:rsidP="004172F8">
      <w:pPr>
        <w:pStyle w:val="NoSpacing"/>
        <w:rPr>
          <w:del w:id="1" w:author="Will Crayger" w:date="2024-09-20T11:47:00Z" w16du:dateUtc="2024-09-20T15:47:00Z"/>
        </w:rPr>
      </w:pPr>
    </w:p>
    <w:p w14:paraId="15AE3778" w14:textId="4883CECF" w:rsidR="004172F8" w:rsidRDefault="004172F8" w:rsidP="004172F8">
      <w:pPr>
        <w:pStyle w:val="Heading1"/>
      </w:pPr>
      <w:r>
        <w:t>Working with Pipelines – Extracting Source Data</w:t>
      </w:r>
    </w:p>
    <w:p w14:paraId="5792A86C" w14:textId="77777777" w:rsidR="004172F8" w:rsidRDefault="004172F8" w:rsidP="004172F8"/>
    <w:p w14:paraId="7ADF5573" w14:textId="2834AEE9" w:rsidR="00245F91" w:rsidRDefault="00245F91" w:rsidP="00245F91">
      <w:pPr>
        <w:pStyle w:val="Heading2"/>
      </w:pPr>
      <w:r>
        <w:t>Introduction</w:t>
      </w:r>
    </w:p>
    <w:p w14:paraId="271A55C0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Copying data from source to target is a fundamental pattern in pipelines. To illustrate this, Lab 3 is divided into two parts, showcasing both basic and advanced applications of this approach:</w:t>
      </w:r>
    </w:p>
    <w:p w14:paraId="385877AC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4F3E1EB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first pipeline will extract data from a single table in an Azure SQL Database.</w:t>
      </w:r>
    </w:p>
    <w:p w14:paraId="0B2EC572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second pipeline will demonstrate a more advanced, real-world "metadata-driven" method, using a lookup activity to iterate through a list of tables and extract their data.</w:t>
      </w:r>
    </w:p>
    <w:p w14:paraId="0E951A29" w14:textId="77777777" w:rsidR="004F0479" w:rsidRDefault="004F0479" w:rsidP="004F0479"/>
    <w:p w14:paraId="3054090F" w14:textId="003B9086" w:rsidR="004172F8" w:rsidRDefault="004F0479" w:rsidP="004F0479">
      <w:r w:rsidRPr="004F0479">
        <w:t>Understanding how lookups and parameters work together is key, as they enable the creation of powerful, scalable pipelines.</w:t>
      </w:r>
    </w:p>
    <w:p w14:paraId="5D2FB97D" w14:textId="29580CFC" w:rsidR="004172F8" w:rsidRDefault="004172F8" w:rsidP="007E57CE">
      <w:pPr>
        <w:pStyle w:val="Heading2"/>
      </w:pPr>
      <w:r>
        <w:t>Single Object Copy</w:t>
      </w:r>
    </w:p>
    <w:p w14:paraId="282CA0D7" w14:textId="0B07CC25" w:rsidR="000B734E" w:rsidRDefault="00C70CCB" w:rsidP="000B734E">
      <w:r>
        <w:rPr>
          <w:b/>
          <w:bCs/>
        </w:rPr>
        <w:t>Create</w:t>
      </w:r>
      <w:r w:rsidRPr="000B734E">
        <w:rPr>
          <w:b/>
          <w:bCs/>
        </w:rPr>
        <w:t xml:space="preserve"> </w:t>
      </w:r>
      <w:r w:rsidR="000B734E" w:rsidRPr="000B734E">
        <w:rPr>
          <w:b/>
          <w:bCs/>
        </w:rPr>
        <w:t>a Data Pipeline:</w:t>
      </w:r>
      <w:r w:rsidR="00627498">
        <w:t xml:space="preserve"> </w:t>
      </w:r>
      <w:r w:rsidR="000B734E" w:rsidRPr="000B734E">
        <w:t xml:space="preserve">To begin creating your data pipeline, navigate to the </w:t>
      </w:r>
      <w:r w:rsidR="000B734E" w:rsidRPr="000B734E">
        <w:rPr>
          <w:b/>
          <w:bCs/>
        </w:rPr>
        <w:t>Data Engineering Fabric Landing</w:t>
      </w:r>
      <w:r w:rsidR="000B734E" w:rsidRPr="000B734E">
        <w:t xml:space="preserve"> page. From here, choose </w:t>
      </w:r>
      <w:r w:rsidR="000B734E" w:rsidRPr="000B734E">
        <w:rPr>
          <w:b/>
          <w:bCs/>
        </w:rPr>
        <w:t xml:space="preserve">Data </w:t>
      </w:r>
      <w:r w:rsidR="007B0673">
        <w:rPr>
          <w:b/>
          <w:bCs/>
        </w:rPr>
        <w:t>p</w:t>
      </w:r>
      <w:r w:rsidR="007B0673" w:rsidRPr="000B734E">
        <w:rPr>
          <w:b/>
          <w:bCs/>
        </w:rPr>
        <w:t>ipeline</w:t>
      </w:r>
      <w:r w:rsidR="007B0673" w:rsidRPr="000B734E">
        <w:t xml:space="preserve"> </w:t>
      </w:r>
      <w:r w:rsidR="000B734E" w:rsidRPr="000B734E">
        <w:t xml:space="preserve">from the available options. Name your pipeline </w:t>
      </w:r>
      <w:proofErr w:type="spellStart"/>
      <w:r w:rsidR="008F555E">
        <w:rPr>
          <w:b/>
          <w:bCs/>
        </w:rPr>
        <w:t>single_object_copy</w:t>
      </w:r>
      <w:proofErr w:type="spellEnd"/>
      <w:r w:rsidR="008F555E">
        <w:rPr>
          <w:b/>
          <w:bCs/>
        </w:rPr>
        <w:t xml:space="preserve"> </w:t>
      </w:r>
      <w:r w:rsidR="000B734E" w:rsidRPr="000B734E">
        <w:t xml:space="preserve">and click </w:t>
      </w:r>
      <w:r w:rsidR="000B734E" w:rsidRPr="000B734E">
        <w:rPr>
          <w:b/>
          <w:bCs/>
        </w:rPr>
        <w:t>Create</w:t>
      </w:r>
      <w:r w:rsidR="00D03071">
        <w:t>.</w:t>
      </w:r>
    </w:p>
    <w:p w14:paraId="0EFE4F69" w14:textId="77777777" w:rsidR="004F47F8" w:rsidRPr="000B734E" w:rsidRDefault="004F47F8" w:rsidP="000B734E"/>
    <w:p w14:paraId="4739F2E8" w14:textId="211F3AEF" w:rsidR="000B734E" w:rsidRDefault="00555201" w:rsidP="004172F8">
      <w:r w:rsidRPr="00555201">
        <w:rPr>
          <w:noProof/>
        </w:rPr>
        <w:lastRenderedPageBreak/>
        <w:drawing>
          <wp:inline distT="0" distB="0" distL="0" distR="0" wp14:anchorId="4624A5E3" wp14:editId="1BFF2990">
            <wp:extent cx="4914900" cy="4851400"/>
            <wp:effectExtent l="0" t="0" r="0" b="0"/>
            <wp:docPr id="903093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5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9B7" w14:textId="77777777" w:rsidR="00555201" w:rsidRDefault="00555201" w:rsidP="004172F8"/>
    <w:p w14:paraId="09E23F2D" w14:textId="17C5FA53" w:rsidR="002C5679" w:rsidRDefault="002C5679" w:rsidP="004172F8">
      <w:r w:rsidRPr="002C5679">
        <w:rPr>
          <w:noProof/>
        </w:rPr>
        <w:drawing>
          <wp:inline distT="0" distB="0" distL="0" distR="0" wp14:anchorId="2121103B" wp14:editId="3457CF07">
            <wp:extent cx="5943600" cy="1203960"/>
            <wp:effectExtent l="0" t="0" r="0" b="2540"/>
            <wp:docPr id="23574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28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AD3" w14:textId="77777777" w:rsidR="002C5679" w:rsidRDefault="002C5679" w:rsidP="004172F8"/>
    <w:p w14:paraId="5D0AD688" w14:textId="2C742B98" w:rsidR="002C5679" w:rsidRDefault="008F555E" w:rsidP="004172F8">
      <w:r w:rsidRPr="008F555E">
        <w:rPr>
          <w:noProof/>
        </w:rPr>
        <w:lastRenderedPageBreak/>
        <w:drawing>
          <wp:inline distT="0" distB="0" distL="0" distR="0" wp14:anchorId="7FB9278D" wp14:editId="372D2EC7">
            <wp:extent cx="4533900" cy="3606800"/>
            <wp:effectExtent l="0" t="0" r="0" b="0"/>
            <wp:docPr id="98123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67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188" w14:textId="77777777" w:rsidR="008F555E" w:rsidRDefault="008F555E" w:rsidP="004172F8"/>
    <w:p w14:paraId="79EBF4CB" w14:textId="55A7ED6D" w:rsidR="004F47F8" w:rsidRDefault="00A03A3F" w:rsidP="004F47F8">
      <w:r>
        <w:rPr>
          <w:b/>
          <w:bCs/>
        </w:rPr>
        <w:t xml:space="preserve">Setup </w:t>
      </w:r>
      <w:r w:rsidR="004F47F8" w:rsidRPr="004F47F8">
        <w:rPr>
          <w:b/>
          <w:bCs/>
        </w:rPr>
        <w:t>the Copy Data Activity:</w:t>
      </w:r>
      <w:r w:rsidR="004F47F8">
        <w:t xml:space="preserve"> </w:t>
      </w:r>
      <w:r w:rsidR="004F47F8" w:rsidRPr="004F47F8">
        <w:t xml:space="preserve">Once your pipeline is created, you'll land on the pipeline page. Select </w:t>
      </w:r>
      <w:r w:rsidR="004F47F8" w:rsidRPr="004F47F8">
        <w:rPr>
          <w:b/>
          <w:bCs/>
        </w:rPr>
        <w:t xml:space="preserve">Copy </w:t>
      </w:r>
      <w:r w:rsidR="004C5FF5">
        <w:rPr>
          <w:b/>
          <w:bCs/>
        </w:rPr>
        <w:t>d</w:t>
      </w:r>
      <w:r w:rsidR="004F47F8" w:rsidRPr="004F47F8">
        <w:rPr>
          <w:b/>
          <w:bCs/>
        </w:rPr>
        <w:t>ata</w:t>
      </w:r>
      <w:r w:rsidR="004C5FF5">
        <w:t xml:space="preserve"> </w:t>
      </w:r>
      <w:r w:rsidR="004C5FF5" w:rsidRPr="004C5FF5">
        <w:rPr>
          <w:b/>
          <w:bCs/>
        </w:rPr>
        <w:t>assistant</w:t>
      </w:r>
      <w:r w:rsidR="004C5FF5">
        <w:t xml:space="preserve"> </w:t>
      </w:r>
      <w:r w:rsidR="004F47F8" w:rsidRPr="004F47F8">
        <w:t xml:space="preserve">to start the process. You will notice a variety of available data sources listed for data extraction. </w:t>
      </w:r>
      <w:r w:rsidR="00A2024D">
        <w:t>C</w:t>
      </w:r>
      <w:r w:rsidR="004F47F8" w:rsidRPr="004F47F8">
        <w:t xml:space="preserve">hoose </w:t>
      </w:r>
      <w:r w:rsidR="004F47F8" w:rsidRPr="004F47F8">
        <w:rPr>
          <w:b/>
          <w:bCs/>
        </w:rPr>
        <w:t>Azure SQL Database</w:t>
      </w:r>
      <w:r w:rsidR="004F47F8" w:rsidRPr="004F47F8">
        <w:t xml:space="preserve"> from the list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4066BB93" w14:textId="77777777" w:rsidR="002E2CD1" w:rsidRDefault="002E2CD1" w:rsidP="004F47F8"/>
    <w:p w14:paraId="1446D086" w14:textId="556E2427" w:rsidR="002E2CD1" w:rsidRDefault="002E2CD1" w:rsidP="004F47F8">
      <w:r w:rsidRPr="002E2CD1">
        <w:rPr>
          <w:noProof/>
        </w:rPr>
        <w:drawing>
          <wp:inline distT="0" distB="0" distL="0" distR="0" wp14:anchorId="7D6DC0AF" wp14:editId="058F432D">
            <wp:extent cx="5943600" cy="2315845"/>
            <wp:effectExtent l="0" t="0" r="0" b="0"/>
            <wp:docPr id="16298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3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CE8" w14:textId="77777777" w:rsidR="001C6E4E" w:rsidRPr="004F47F8" w:rsidRDefault="001C6E4E" w:rsidP="004F47F8"/>
    <w:p w14:paraId="247079BF" w14:textId="2B6A1498" w:rsidR="004F47F8" w:rsidRDefault="00D91DF8" w:rsidP="004172F8">
      <w:r>
        <w:t>With</w:t>
      </w:r>
      <w:r w:rsidR="004F47F8" w:rsidRPr="004F47F8">
        <w:t xml:space="preserve"> the </w:t>
      </w:r>
      <w:r w:rsidR="004E652E">
        <w:rPr>
          <w:b/>
          <w:bCs/>
        </w:rPr>
        <w:t>Create new connection</w:t>
      </w:r>
      <w:r w:rsidR="004F47F8" w:rsidRPr="004F47F8">
        <w:t xml:space="preserve"> option is selected</w:t>
      </w:r>
      <w:r w:rsidR="004E652E">
        <w:t xml:space="preserve">, reauthenticate with the read-only credentials from lab 2 and click </w:t>
      </w:r>
      <w:r w:rsidR="004F47F8" w:rsidRPr="004F47F8">
        <w:rPr>
          <w:b/>
          <w:bCs/>
        </w:rPr>
        <w:t>Next</w:t>
      </w:r>
      <w:r w:rsidR="004F47F8" w:rsidRPr="004F47F8">
        <w:t xml:space="preserve">. In the table selection screen, check the box next to </w:t>
      </w:r>
      <w:proofErr w:type="spellStart"/>
      <w:r w:rsidR="004F47F8" w:rsidRPr="004F47F8">
        <w:rPr>
          <w:b/>
          <w:bCs/>
        </w:rPr>
        <w:t>Sales.Customers</w:t>
      </w:r>
      <w:proofErr w:type="spellEnd"/>
      <w:r w:rsidR="004F47F8" w:rsidRPr="004F47F8">
        <w:t xml:space="preserve">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7FB09C11" w14:textId="77777777" w:rsidR="004E652E" w:rsidRDefault="004E652E" w:rsidP="004172F8"/>
    <w:p w14:paraId="770C8A93" w14:textId="693A7ADB" w:rsidR="008F555E" w:rsidRDefault="004E652E" w:rsidP="004172F8">
      <w:r w:rsidRPr="004E652E">
        <w:rPr>
          <w:noProof/>
        </w:rPr>
        <w:drawing>
          <wp:inline distT="0" distB="0" distL="0" distR="0" wp14:anchorId="03881501" wp14:editId="628417DC">
            <wp:extent cx="5943600" cy="3743960"/>
            <wp:effectExtent l="0" t="0" r="0" b="2540"/>
            <wp:docPr id="5998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3DD" w14:textId="77777777" w:rsidR="00C31316" w:rsidRDefault="00C31316" w:rsidP="004172F8"/>
    <w:p w14:paraId="3C185DF8" w14:textId="2DE37F3B" w:rsidR="00C31316" w:rsidRDefault="00C31316" w:rsidP="004172F8">
      <w:r w:rsidRPr="00C31316">
        <w:rPr>
          <w:noProof/>
        </w:rPr>
        <w:lastRenderedPageBreak/>
        <w:drawing>
          <wp:inline distT="0" distB="0" distL="0" distR="0" wp14:anchorId="0B94B3FB" wp14:editId="12432083">
            <wp:extent cx="5943600" cy="4178935"/>
            <wp:effectExtent l="0" t="0" r="0" b="0"/>
            <wp:docPr id="2068696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63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22C" w14:textId="77777777" w:rsidR="00555201" w:rsidRDefault="00555201" w:rsidP="004172F8"/>
    <w:p w14:paraId="75F978B8" w14:textId="61DDC7A6" w:rsidR="00EB330F" w:rsidRPr="00EB330F" w:rsidRDefault="00EB330F" w:rsidP="00EB330F">
      <w:r w:rsidRPr="00EB330F">
        <w:rPr>
          <w:b/>
          <w:bCs/>
        </w:rPr>
        <w:t>Selecting the Destination:</w:t>
      </w:r>
      <w:r>
        <w:t xml:space="preserve"> </w:t>
      </w:r>
      <w:r w:rsidRPr="00EB330F">
        <w:t xml:space="preserve">In the </w:t>
      </w:r>
      <w:r w:rsidRPr="00EB330F">
        <w:rPr>
          <w:b/>
          <w:bCs/>
        </w:rPr>
        <w:t>Destination</w:t>
      </w:r>
      <w:r w:rsidRPr="00EB330F">
        <w:t xml:space="preserve"> menu, switch to the </w:t>
      </w:r>
      <w:r w:rsidR="00C72F0B">
        <w:rPr>
          <w:b/>
          <w:bCs/>
        </w:rPr>
        <w:t>OneLake data hub</w:t>
      </w:r>
      <w:r w:rsidRPr="00EB330F">
        <w:t xml:space="preserve"> tab</w:t>
      </w:r>
      <w:r w:rsidR="005725B2">
        <w:t xml:space="preserve"> located at the top of the window</w:t>
      </w:r>
      <w:r w:rsidRPr="00EB330F">
        <w:t xml:space="preserve">. Choose </w:t>
      </w:r>
      <w:r w:rsidR="00BE445B">
        <w:t xml:space="preserve">the </w:t>
      </w:r>
      <w:proofErr w:type="spellStart"/>
      <w:r w:rsidR="00BE445B" w:rsidRPr="00BE445B">
        <w:rPr>
          <w:b/>
          <w:bCs/>
        </w:rPr>
        <w:t>bronze_lakehouse</w:t>
      </w:r>
      <w:proofErr w:type="spellEnd"/>
      <w:r w:rsidR="00BE445B">
        <w:t xml:space="preserve"> created in Lab 1</w:t>
      </w:r>
      <w:r w:rsidR="00EF4ECF">
        <w:t xml:space="preserve"> as the </w:t>
      </w:r>
      <w:r w:rsidRPr="00EB330F">
        <w:rPr>
          <w:b/>
          <w:bCs/>
        </w:rPr>
        <w:t>Lakehouse</w:t>
      </w:r>
      <w:r w:rsidRPr="00EB330F">
        <w:t xml:space="preserve"> destination. </w:t>
      </w:r>
    </w:p>
    <w:p w14:paraId="7E991F6E" w14:textId="62284B77" w:rsidR="00EB330F" w:rsidRPr="00EB330F" w:rsidRDefault="00EB330F" w:rsidP="00EB330F">
      <w:r w:rsidRPr="00EB330F">
        <w:t xml:space="preserve">On the next page, </w:t>
      </w:r>
      <w:r w:rsidR="00556945">
        <w:t xml:space="preserve">change the table name to </w:t>
      </w:r>
      <w:proofErr w:type="spellStart"/>
      <w:r w:rsidR="00556945">
        <w:rPr>
          <w:b/>
          <w:bCs/>
        </w:rPr>
        <w:t>sales_customers</w:t>
      </w:r>
      <w:proofErr w:type="spellEnd"/>
      <w:r w:rsidR="00556945">
        <w:rPr>
          <w:b/>
          <w:bCs/>
        </w:rPr>
        <w:t xml:space="preserve">. </w:t>
      </w:r>
      <w:r w:rsidR="00556945">
        <w:t>R</w:t>
      </w:r>
      <w:r w:rsidRPr="00EB330F">
        <w:t xml:space="preserve">eview the </w:t>
      </w:r>
      <w:r w:rsidR="00556945">
        <w:t xml:space="preserve">other </w:t>
      </w:r>
      <w:r w:rsidRPr="00EB330F">
        <w:t>settings</w:t>
      </w:r>
      <w:r w:rsidR="002479F1">
        <w:t xml:space="preserve"> to familiarize </w:t>
      </w:r>
      <w:r w:rsidR="00F53857">
        <w:t>yourself</w:t>
      </w:r>
      <w:r w:rsidR="00F53857" w:rsidRPr="00EB330F">
        <w:t xml:space="preserve"> but</w:t>
      </w:r>
      <w:r w:rsidRPr="00EB330F">
        <w:t xml:space="preserve"> leave everything as default</w:t>
      </w:r>
      <w:r w:rsidR="00F53857">
        <w:t xml:space="preserve"> and</w:t>
      </w:r>
      <w:r w:rsidR="00FB2B4C">
        <w:t xml:space="preserve"> then click</w:t>
      </w:r>
      <w:r w:rsidRPr="00EB330F">
        <w:t xml:space="preserve"> </w:t>
      </w:r>
      <w:r w:rsidRPr="00EB330F">
        <w:rPr>
          <w:b/>
          <w:bCs/>
        </w:rPr>
        <w:t>Next</w:t>
      </w:r>
      <w:r w:rsidRPr="00EB330F">
        <w:t>.</w:t>
      </w:r>
      <w:r w:rsidR="00FB397A" w:rsidRPr="00FB397A">
        <w:t xml:space="preserve"> You’ll be presented with the </w:t>
      </w:r>
      <w:r w:rsidR="00FB397A" w:rsidRPr="00FB397A">
        <w:rPr>
          <w:b/>
          <w:bCs/>
        </w:rPr>
        <w:t>Pipeline Summary</w:t>
      </w:r>
      <w:r w:rsidR="00FB397A" w:rsidRPr="00FB397A">
        <w:t xml:space="preserve">. Uncheck the </w:t>
      </w:r>
      <w:r w:rsidR="00FB397A" w:rsidRPr="00FB397A">
        <w:rPr>
          <w:b/>
          <w:bCs/>
        </w:rPr>
        <w:t>Start data transfer immediately</w:t>
      </w:r>
      <w:r w:rsidR="00FB397A" w:rsidRPr="00FB397A">
        <w:t xml:space="preserve"> box</w:t>
      </w:r>
      <w:r w:rsidR="003F2CE8">
        <w:t>. C</w:t>
      </w:r>
      <w:r w:rsidR="00FB397A" w:rsidRPr="00FB397A">
        <w:t xml:space="preserve">lick </w:t>
      </w:r>
      <w:r w:rsidR="00FB397A" w:rsidRPr="00FB397A">
        <w:rPr>
          <w:b/>
          <w:bCs/>
        </w:rPr>
        <w:t>OK</w:t>
      </w:r>
      <w:r w:rsidR="00FB397A" w:rsidRPr="00FB397A">
        <w:t xml:space="preserve"> to save the configuration.</w:t>
      </w:r>
    </w:p>
    <w:p w14:paraId="05280836" w14:textId="77777777" w:rsidR="00EB330F" w:rsidRDefault="00EB330F" w:rsidP="004172F8"/>
    <w:p w14:paraId="37FB7BCB" w14:textId="150064A2" w:rsidR="00A829A1" w:rsidRDefault="00A829A1" w:rsidP="004172F8">
      <w:r w:rsidRPr="00A829A1">
        <w:rPr>
          <w:noProof/>
        </w:rPr>
        <w:lastRenderedPageBreak/>
        <w:drawing>
          <wp:inline distT="0" distB="0" distL="0" distR="0" wp14:anchorId="4B215AD7" wp14:editId="6C2E9201">
            <wp:extent cx="5943600" cy="3072130"/>
            <wp:effectExtent l="0" t="0" r="0" b="1270"/>
            <wp:docPr id="1447934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48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AFB" w14:textId="77777777" w:rsidR="00EB330F" w:rsidRDefault="00EB330F" w:rsidP="004172F8"/>
    <w:p w14:paraId="3C17A6DA" w14:textId="6328A3F9" w:rsidR="002479F1" w:rsidRDefault="002479F1" w:rsidP="004172F8">
      <w:r w:rsidRPr="002479F1">
        <w:rPr>
          <w:noProof/>
        </w:rPr>
        <w:drawing>
          <wp:inline distT="0" distB="0" distL="0" distR="0" wp14:anchorId="2927675E" wp14:editId="3DC6152E">
            <wp:extent cx="5943600" cy="3228340"/>
            <wp:effectExtent l="0" t="0" r="0" b="0"/>
            <wp:docPr id="179802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0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B16" w14:textId="77777777" w:rsidR="002479F1" w:rsidRDefault="002479F1" w:rsidP="004172F8"/>
    <w:p w14:paraId="5F2E0182" w14:textId="79AD9C15" w:rsidR="001931CE" w:rsidRDefault="001931CE" w:rsidP="004172F8">
      <w:r w:rsidRPr="001931CE">
        <w:rPr>
          <w:noProof/>
        </w:rPr>
        <w:lastRenderedPageBreak/>
        <w:drawing>
          <wp:inline distT="0" distB="0" distL="0" distR="0" wp14:anchorId="1449BA28" wp14:editId="3BF7A825">
            <wp:extent cx="5943600" cy="3228340"/>
            <wp:effectExtent l="0" t="0" r="0" b="0"/>
            <wp:docPr id="193917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18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3CE" w14:textId="77777777" w:rsidR="001931CE" w:rsidRDefault="001931CE" w:rsidP="004172F8"/>
    <w:p w14:paraId="2BD7DF9D" w14:textId="3C660EE1" w:rsidR="00CA644C" w:rsidRDefault="00FC0EB2" w:rsidP="00FC0EB2">
      <w:r w:rsidRPr="00FC0EB2">
        <w:rPr>
          <w:b/>
          <w:bCs/>
        </w:rPr>
        <w:t>Configuring and Running the Pipeline:</w:t>
      </w:r>
      <w:r>
        <w:t xml:space="preserve"> </w:t>
      </w:r>
      <w:r w:rsidR="00E5456A">
        <w:t>You should be returned</w:t>
      </w:r>
      <w:r w:rsidR="00E5456A" w:rsidRPr="00FC0EB2">
        <w:t xml:space="preserve"> </w:t>
      </w:r>
      <w:r w:rsidRPr="00FC0EB2">
        <w:t xml:space="preserve">to the </w:t>
      </w:r>
      <w:r w:rsidR="00E5456A">
        <w:t>c</w:t>
      </w:r>
      <w:r w:rsidR="00E5456A" w:rsidRPr="00137359">
        <w:t>anvas</w:t>
      </w:r>
      <w:r w:rsidR="00E5456A" w:rsidRPr="00FC0EB2">
        <w:t xml:space="preserve"> </w:t>
      </w:r>
      <w:r w:rsidRPr="00FC0EB2">
        <w:t xml:space="preserve">where the </w:t>
      </w:r>
      <w:r w:rsidRPr="00FC0EB2">
        <w:rPr>
          <w:b/>
          <w:bCs/>
        </w:rPr>
        <w:t xml:space="preserve">Copy </w:t>
      </w:r>
      <w:r w:rsidR="00047621">
        <w:rPr>
          <w:b/>
          <w:bCs/>
        </w:rPr>
        <w:t>d</w:t>
      </w:r>
      <w:r w:rsidR="00047621" w:rsidRPr="00FC0EB2">
        <w:rPr>
          <w:b/>
          <w:bCs/>
        </w:rPr>
        <w:t>ata</w:t>
      </w:r>
      <w:r w:rsidR="00047621" w:rsidRPr="00FC0EB2">
        <w:t xml:space="preserve"> </w:t>
      </w:r>
      <w:r w:rsidRPr="00FC0EB2">
        <w:t xml:space="preserve">activity is visible. Select it and rename the activity to </w:t>
      </w:r>
      <w:proofErr w:type="spellStart"/>
      <w:r w:rsidR="000D7D26">
        <w:rPr>
          <w:b/>
          <w:bCs/>
        </w:rPr>
        <w:t>single_object_copy</w:t>
      </w:r>
      <w:proofErr w:type="spellEnd"/>
      <w:r w:rsidR="005D42CC">
        <w:t xml:space="preserve"> then select </w:t>
      </w:r>
      <w:r w:rsidRPr="00FC0EB2">
        <w:t xml:space="preserve">the </w:t>
      </w:r>
      <w:r w:rsidRPr="00FC0EB2">
        <w:rPr>
          <w:b/>
          <w:bCs/>
        </w:rPr>
        <w:t>Source</w:t>
      </w:r>
      <w:r w:rsidRPr="00FC0EB2">
        <w:t xml:space="preserve"> tab to review the pre-populated configuration details that were set using the </w:t>
      </w:r>
      <w:r w:rsidRPr="00FC0EB2">
        <w:rPr>
          <w:b/>
          <w:bCs/>
        </w:rPr>
        <w:t>Copy Data Tool</w:t>
      </w:r>
      <w:r w:rsidRPr="00FC0EB2">
        <w:t xml:space="preserve">. </w:t>
      </w:r>
    </w:p>
    <w:p w14:paraId="4F9CD55E" w14:textId="379D4FEB" w:rsidR="00FC0EB2" w:rsidRPr="00FC0EB2" w:rsidRDefault="00FC0EB2" w:rsidP="00FC0EB2">
      <w:r w:rsidRPr="00FC0EB2">
        <w:t xml:space="preserve">Next, </w:t>
      </w:r>
      <w:r w:rsidR="00D13FC5">
        <w:t>select</w:t>
      </w:r>
      <w:r w:rsidR="00D13FC5" w:rsidRPr="00FC0EB2">
        <w:t xml:space="preserve"> </w:t>
      </w:r>
      <w:r w:rsidRPr="00FC0EB2">
        <w:t xml:space="preserve">the </w:t>
      </w:r>
      <w:r w:rsidRPr="00FC0EB2">
        <w:rPr>
          <w:b/>
          <w:bCs/>
        </w:rPr>
        <w:t>Destination</w:t>
      </w:r>
      <w:r w:rsidRPr="00FC0EB2">
        <w:t xml:space="preserve"> tab and review the settings there as well.</w:t>
      </w:r>
      <w:r w:rsidR="00CA644C">
        <w:t xml:space="preserve"> </w:t>
      </w:r>
      <w:r w:rsidR="00922114">
        <w:t>E</w:t>
      </w:r>
      <w:r w:rsidRPr="00FC0EB2">
        <w:t xml:space="preserve">xpand the </w:t>
      </w:r>
      <w:r w:rsidRPr="00FC0EB2">
        <w:rPr>
          <w:b/>
          <w:bCs/>
        </w:rPr>
        <w:t>Advanced</w:t>
      </w:r>
      <w:r w:rsidRPr="00FC0EB2">
        <w:t xml:space="preserve"> section</w:t>
      </w:r>
      <w:r w:rsidR="00CA644C">
        <w:t xml:space="preserve"> and review the </w:t>
      </w:r>
      <w:r w:rsidR="00CA644C" w:rsidRPr="00E40B36">
        <w:rPr>
          <w:b/>
          <w:bCs/>
        </w:rPr>
        <w:t>Table action</w:t>
      </w:r>
      <w:r w:rsidR="00CA644C">
        <w:t xml:space="preserve"> options:</w:t>
      </w:r>
      <w:r w:rsidRPr="00FC0EB2">
        <w:t xml:space="preserve"> </w:t>
      </w:r>
      <w:r w:rsidRPr="00FC0EB2">
        <w:rPr>
          <w:b/>
          <w:bCs/>
        </w:rPr>
        <w:t>Append</w:t>
      </w:r>
      <w:r w:rsidRPr="00FC0EB2">
        <w:t xml:space="preserve"> </w:t>
      </w:r>
      <w:r w:rsidR="00CA644C">
        <w:t>and</w:t>
      </w:r>
      <w:r w:rsidR="00CA644C" w:rsidRPr="00FC0EB2">
        <w:t xml:space="preserve"> </w:t>
      </w:r>
      <w:r w:rsidRPr="00FC0EB2">
        <w:rPr>
          <w:b/>
          <w:bCs/>
        </w:rPr>
        <w:t>Overwrite</w:t>
      </w:r>
      <w:r w:rsidR="00CA644C">
        <w:t xml:space="preserve">. These are </w:t>
      </w:r>
      <w:r w:rsidR="00496FF8">
        <w:t xml:space="preserve">critically important depending on your </w:t>
      </w:r>
      <w:r w:rsidR="00334740">
        <w:t>project’s</w:t>
      </w:r>
      <w:r w:rsidR="00496FF8">
        <w:t xml:space="preserve"> requirements.</w:t>
      </w:r>
    </w:p>
    <w:p w14:paraId="4EB25F60" w14:textId="5C1F691A" w:rsidR="00FC0EB2" w:rsidRPr="00FC0EB2" w:rsidRDefault="00FC0EB2" w:rsidP="00FC0EB2">
      <w:r w:rsidRPr="00FC0EB2">
        <w:t xml:space="preserve">Once you've reviewed </w:t>
      </w:r>
      <w:r w:rsidR="00C41FDD">
        <w:t>everything</w:t>
      </w:r>
      <w:r w:rsidRPr="00FC0EB2">
        <w:t xml:space="preserve">, return to the </w:t>
      </w:r>
      <w:r w:rsidRPr="00FC0EB2">
        <w:rPr>
          <w:b/>
          <w:bCs/>
        </w:rPr>
        <w:t>Home</w:t>
      </w:r>
      <w:r w:rsidRPr="00FC0EB2">
        <w:t xml:space="preserve"> tab of the pipeline and click the </w:t>
      </w:r>
      <w:r w:rsidRPr="00FC0EB2">
        <w:rPr>
          <w:b/>
          <w:bCs/>
        </w:rPr>
        <w:t>Validate</w:t>
      </w:r>
      <w:r w:rsidRPr="00FC0EB2">
        <w:t xml:space="preserve"> button. If all steps were done correctly, no errors should appear, and you can safely close the </w:t>
      </w:r>
      <w:r w:rsidRPr="00FC0EB2">
        <w:rPr>
          <w:b/>
          <w:bCs/>
        </w:rPr>
        <w:t>Pipeline Validation Output</w:t>
      </w:r>
      <w:r w:rsidRPr="00FC0EB2">
        <w:t>.</w:t>
      </w:r>
    </w:p>
    <w:p w14:paraId="217146DA" w14:textId="77777777" w:rsidR="00FC0EB2" w:rsidRDefault="00FC0EB2" w:rsidP="004172F8"/>
    <w:p w14:paraId="5143A429" w14:textId="7779849B" w:rsidR="00194E61" w:rsidRDefault="00194E61" w:rsidP="004172F8">
      <w:r w:rsidRPr="00194E61">
        <w:rPr>
          <w:noProof/>
        </w:rPr>
        <w:lastRenderedPageBreak/>
        <w:drawing>
          <wp:inline distT="0" distB="0" distL="0" distR="0" wp14:anchorId="0BE12DEA" wp14:editId="282EBC12">
            <wp:extent cx="5943600" cy="5550535"/>
            <wp:effectExtent l="0" t="0" r="0" b="0"/>
            <wp:docPr id="99111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56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3EC" w14:textId="77777777" w:rsidR="00194E61" w:rsidRDefault="00194E61" w:rsidP="004172F8"/>
    <w:p w14:paraId="350F54A3" w14:textId="6779B7B2" w:rsidR="00194E61" w:rsidRDefault="00FA1F74" w:rsidP="004172F8">
      <w:r w:rsidRPr="00FA1F74">
        <w:rPr>
          <w:noProof/>
        </w:rPr>
        <w:lastRenderedPageBreak/>
        <w:drawing>
          <wp:inline distT="0" distB="0" distL="0" distR="0" wp14:anchorId="438903FA" wp14:editId="4578D4F3">
            <wp:extent cx="5943600" cy="5550535"/>
            <wp:effectExtent l="0" t="0" r="0" b="0"/>
            <wp:docPr id="25995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02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673" w14:textId="77777777" w:rsidR="00FA1F74" w:rsidRDefault="00FA1F74" w:rsidP="004172F8"/>
    <w:p w14:paraId="0A89045B" w14:textId="75FA856A" w:rsidR="00FA1F74" w:rsidRDefault="003D1088" w:rsidP="004172F8">
      <w:r w:rsidRPr="003D1088">
        <w:rPr>
          <w:noProof/>
        </w:rPr>
        <w:lastRenderedPageBreak/>
        <w:drawing>
          <wp:inline distT="0" distB="0" distL="0" distR="0" wp14:anchorId="26DD3BF4" wp14:editId="424FC8EA">
            <wp:extent cx="5943600" cy="5550535"/>
            <wp:effectExtent l="0" t="0" r="0" b="0"/>
            <wp:docPr id="88300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8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1A9" w14:textId="77777777" w:rsidR="00FC0EB2" w:rsidRDefault="00FC0EB2" w:rsidP="004172F8"/>
    <w:p w14:paraId="26D3AD4A" w14:textId="7FFB257D" w:rsidR="00952EF5" w:rsidRDefault="00952EF5" w:rsidP="004172F8">
      <w:r w:rsidRPr="00952EF5">
        <w:rPr>
          <w:noProof/>
        </w:rPr>
        <w:lastRenderedPageBreak/>
        <w:drawing>
          <wp:inline distT="0" distB="0" distL="0" distR="0" wp14:anchorId="60DA318E" wp14:editId="25C95D1D">
            <wp:extent cx="5943600" cy="3734435"/>
            <wp:effectExtent l="0" t="0" r="0" b="0"/>
            <wp:docPr id="89573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358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E5D" w14:textId="77777777" w:rsidR="00952EF5" w:rsidRDefault="00952EF5" w:rsidP="004172F8"/>
    <w:p w14:paraId="5A6781D2" w14:textId="699C92CD" w:rsidR="00E201D4" w:rsidRPr="00E201D4" w:rsidRDefault="00E201D4" w:rsidP="00E201D4">
      <w:r w:rsidRPr="00E201D4">
        <w:rPr>
          <w:b/>
          <w:bCs/>
        </w:rPr>
        <w:t>Executing and Monitoring the Pipeline:</w:t>
      </w:r>
      <w:r>
        <w:t xml:space="preserve"> </w:t>
      </w:r>
      <w:r w:rsidRPr="00E201D4">
        <w:t xml:space="preserve">Now that your pipeline is validated, click </w:t>
      </w:r>
      <w:r w:rsidRPr="00E201D4">
        <w:rPr>
          <w:b/>
          <w:bCs/>
        </w:rPr>
        <w:t>Run</w:t>
      </w:r>
      <w:r w:rsidRPr="00E201D4">
        <w:t xml:space="preserve"> from the activity bar. Select </w:t>
      </w:r>
      <w:r w:rsidRPr="00E201D4">
        <w:rPr>
          <w:b/>
          <w:bCs/>
        </w:rPr>
        <w:t>Save and Run</w:t>
      </w:r>
      <w:r w:rsidRPr="00E201D4">
        <w:t xml:space="preserve"> to begin the process. The </w:t>
      </w:r>
      <w:r w:rsidRPr="00E201D4">
        <w:rPr>
          <w:b/>
          <w:bCs/>
        </w:rPr>
        <w:t>Output</w:t>
      </w:r>
      <w:r w:rsidRPr="00E201D4">
        <w:t xml:space="preserve"> of the pipeline will automatically display, allowing you to track the execution in real-time. You can also click on the </w:t>
      </w:r>
      <w:r w:rsidRPr="00E201D4">
        <w:rPr>
          <w:b/>
          <w:bCs/>
        </w:rPr>
        <w:t>Activity Name</w:t>
      </w:r>
      <w:r w:rsidRPr="00E201D4">
        <w:t xml:space="preserve"> to launch the </w:t>
      </w:r>
      <w:r w:rsidRPr="00E201D4">
        <w:rPr>
          <w:b/>
          <w:bCs/>
        </w:rPr>
        <w:t xml:space="preserve">Copy </w:t>
      </w:r>
      <w:r w:rsidR="009C4CC3">
        <w:rPr>
          <w:b/>
          <w:bCs/>
        </w:rPr>
        <w:t>d</w:t>
      </w:r>
      <w:r w:rsidR="009C4CC3" w:rsidRPr="00E201D4">
        <w:rPr>
          <w:b/>
          <w:bCs/>
        </w:rPr>
        <w:t xml:space="preserve">ata </w:t>
      </w:r>
      <w:r w:rsidRPr="00E201D4">
        <w:rPr>
          <w:b/>
          <w:bCs/>
        </w:rPr>
        <w:t xml:space="preserve">details </w:t>
      </w:r>
      <w:r w:rsidRPr="000F5926">
        <w:t>blade</w:t>
      </w:r>
      <w:r w:rsidRPr="00E201D4">
        <w:t>, where you can monitor progress and review various metrics related to the run.</w:t>
      </w:r>
    </w:p>
    <w:p w14:paraId="4FEC40CF" w14:textId="0C015A71" w:rsidR="00E201D4" w:rsidRPr="00E201D4" w:rsidRDefault="00E201D4" w:rsidP="00E201D4">
      <w:r w:rsidRPr="00E201D4">
        <w:t xml:space="preserve">Once the pipeline </w:t>
      </w:r>
      <w:r w:rsidR="00361AE9" w:rsidRPr="00E201D4">
        <w:t>is completed</w:t>
      </w:r>
      <w:r w:rsidRPr="00E201D4">
        <w:t xml:space="preserve">, navigate back to your </w:t>
      </w:r>
      <w:r w:rsidRPr="00E201D4">
        <w:rPr>
          <w:b/>
          <w:bCs/>
        </w:rPr>
        <w:t>Lakehouse</w:t>
      </w:r>
      <w:r w:rsidRPr="00E201D4">
        <w:t xml:space="preserve">. There, you should see the newly created table for </w:t>
      </w:r>
      <w:proofErr w:type="spellStart"/>
      <w:r w:rsidRPr="00E201D4">
        <w:rPr>
          <w:b/>
          <w:bCs/>
        </w:rPr>
        <w:t>Sales_Customers</w:t>
      </w:r>
      <w:proofErr w:type="spellEnd"/>
      <w:r w:rsidRPr="00E201D4">
        <w:t xml:space="preserve">. You have now successfully completed </w:t>
      </w:r>
      <w:r w:rsidRPr="00E201D4">
        <w:rPr>
          <w:b/>
          <w:bCs/>
        </w:rPr>
        <w:t>Part 1</w:t>
      </w:r>
      <w:r w:rsidRPr="00E201D4">
        <w:t xml:space="preserve"> of the lab.</w:t>
      </w:r>
    </w:p>
    <w:p w14:paraId="2FA9F283" w14:textId="77777777" w:rsidR="00952EF5" w:rsidRDefault="00952EF5" w:rsidP="004172F8"/>
    <w:p w14:paraId="60108576" w14:textId="73EDC209" w:rsidR="00E201D4" w:rsidRDefault="00935288" w:rsidP="004172F8">
      <w:r w:rsidRPr="00935288">
        <w:rPr>
          <w:noProof/>
        </w:rPr>
        <w:lastRenderedPageBreak/>
        <w:drawing>
          <wp:inline distT="0" distB="0" distL="0" distR="0" wp14:anchorId="0339D81F" wp14:editId="4E18F9CB">
            <wp:extent cx="5943600" cy="3734435"/>
            <wp:effectExtent l="0" t="0" r="0" b="0"/>
            <wp:docPr id="84944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14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460" w14:textId="77777777" w:rsidR="00E201D4" w:rsidRDefault="00E201D4" w:rsidP="004172F8"/>
    <w:p w14:paraId="1343A15F" w14:textId="2AF66EB5" w:rsidR="001A0D04" w:rsidRDefault="001A0D04" w:rsidP="004172F8">
      <w:r w:rsidRPr="001A0D04">
        <w:rPr>
          <w:noProof/>
        </w:rPr>
        <w:drawing>
          <wp:inline distT="0" distB="0" distL="0" distR="0" wp14:anchorId="4B01E481" wp14:editId="2A4EA98E">
            <wp:extent cx="5943600" cy="3734435"/>
            <wp:effectExtent l="0" t="0" r="0" b="0"/>
            <wp:docPr id="169313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57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3C8D" w14:textId="77777777" w:rsidR="001A0D04" w:rsidRDefault="001A0D04" w:rsidP="004172F8"/>
    <w:p w14:paraId="30F39BE9" w14:textId="2298BD4B" w:rsidR="00F05BAF" w:rsidRDefault="008F62E3" w:rsidP="004172F8">
      <w:r w:rsidRPr="008F62E3">
        <w:rPr>
          <w:noProof/>
        </w:rPr>
        <w:lastRenderedPageBreak/>
        <w:drawing>
          <wp:inline distT="0" distB="0" distL="0" distR="0" wp14:anchorId="0E9C2FCB" wp14:editId="549E072C">
            <wp:extent cx="5943600" cy="3821430"/>
            <wp:effectExtent l="0" t="0" r="0" b="1270"/>
            <wp:docPr id="193991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94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222" w14:textId="77777777" w:rsidR="002D4DE2" w:rsidRDefault="002D4DE2" w:rsidP="004172F8"/>
    <w:p w14:paraId="347E811E" w14:textId="66E67547" w:rsidR="00F05BAF" w:rsidRDefault="002D4DE2" w:rsidP="004172F8">
      <w:r w:rsidRPr="002D4DE2">
        <w:rPr>
          <w:noProof/>
        </w:rPr>
        <w:drawing>
          <wp:inline distT="0" distB="0" distL="0" distR="0" wp14:anchorId="0466A021" wp14:editId="6560754B">
            <wp:extent cx="5943600" cy="3821430"/>
            <wp:effectExtent l="0" t="0" r="0" b="1270"/>
            <wp:docPr id="109854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79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9D41" w14:textId="44B4D1A8" w:rsidR="00F05BAF" w:rsidDel="008D273F" w:rsidRDefault="00F05BAF" w:rsidP="004172F8">
      <w:pPr>
        <w:rPr>
          <w:del w:id="2" w:author="Will Crayger" w:date="2024-09-20T11:48:00Z" w16du:dateUtc="2024-09-20T15:48:00Z"/>
        </w:rPr>
      </w:pPr>
    </w:p>
    <w:p w14:paraId="734EC271" w14:textId="040C0A64" w:rsidR="004172F8" w:rsidRDefault="004172F8" w:rsidP="004172F8">
      <w:pPr>
        <w:pStyle w:val="Heading2"/>
      </w:pPr>
      <w:r>
        <w:t xml:space="preserve">Part 2: </w:t>
      </w:r>
      <w:r w:rsidR="00F206C0">
        <w:t>Dynamic</w:t>
      </w:r>
      <w:r>
        <w:t xml:space="preserve"> Object Copy</w:t>
      </w:r>
    </w:p>
    <w:p w14:paraId="2F866369" w14:textId="66E0A5ED" w:rsidR="004172F8" w:rsidRDefault="00F206C0" w:rsidP="004172F8">
      <w:r w:rsidRPr="00F206C0">
        <w:rPr>
          <w:b/>
          <w:bCs/>
        </w:rPr>
        <w:t>Creating the Dynamic Object Copy Pipeline:</w:t>
      </w:r>
      <w:r w:rsidRPr="00F206C0">
        <w:t xml:space="preserve"> To begin, navigate to the </w:t>
      </w:r>
      <w:r w:rsidRPr="00F206C0">
        <w:rPr>
          <w:b/>
          <w:bCs/>
        </w:rPr>
        <w:t>Data Engineering Fabric Landing</w:t>
      </w:r>
      <w:r w:rsidRPr="00F206C0">
        <w:t xml:space="preserve"> page. From there, choose </w:t>
      </w:r>
      <w:r w:rsidRPr="00F206C0">
        <w:rPr>
          <w:b/>
          <w:bCs/>
        </w:rPr>
        <w:t xml:space="preserve">Data </w:t>
      </w:r>
      <w:r w:rsidR="004E11C8">
        <w:rPr>
          <w:b/>
          <w:bCs/>
        </w:rPr>
        <w:t>p</w:t>
      </w:r>
      <w:r w:rsidR="004E11C8" w:rsidRPr="00F206C0">
        <w:rPr>
          <w:b/>
          <w:bCs/>
        </w:rPr>
        <w:t>ipeline</w:t>
      </w:r>
      <w:r w:rsidRPr="00F206C0">
        <w:t xml:space="preserve">. Name the pipeline </w:t>
      </w:r>
      <w:proofErr w:type="spellStart"/>
      <w:r>
        <w:rPr>
          <w:b/>
          <w:bCs/>
        </w:rPr>
        <w:t>dynamic_object_copy</w:t>
      </w:r>
      <w:proofErr w:type="spellEnd"/>
      <w:r w:rsidRPr="00F206C0">
        <w:t xml:space="preserve"> and click </w:t>
      </w:r>
      <w:r w:rsidRPr="00F206C0">
        <w:rPr>
          <w:b/>
          <w:bCs/>
        </w:rPr>
        <w:t>Create</w:t>
      </w:r>
      <w:r w:rsidRPr="00F206C0">
        <w:t xml:space="preserve">. Once the pipeline is created, click </w:t>
      </w:r>
      <w:r>
        <w:rPr>
          <w:b/>
          <w:bCs/>
        </w:rPr>
        <w:t>P</w:t>
      </w:r>
      <w:r w:rsidRPr="00F206C0">
        <w:rPr>
          <w:b/>
          <w:bCs/>
        </w:rPr>
        <w:t>ipeline activity</w:t>
      </w:r>
      <w:r w:rsidRPr="00F206C0">
        <w:t xml:space="preserve"> from the landing page. We will start by executing a </w:t>
      </w:r>
      <w:r w:rsidRPr="000F5926">
        <w:t>Lookup</w:t>
      </w:r>
      <w:r w:rsidRPr="00F206C0">
        <w:rPr>
          <w:b/>
          <w:bCs/>
        </w:rPr>
        <w:t xml:space="preserve"> </w:t>
      </w:r>
      <w:r w:rsidRPr="000F5926">
        <w:t>activity</w:t>
      </w:r>
      <w:r w:rsidRPr="00F206C0">
        <w:t xml:space="preserve"> to retrieve a list of schema and table combinations. From the list of activities, choose </w:t>
      </w:r>
      <w:r w:rsidRPr="00F206C0">
        <w:rPr>
          <w:b/>
          <w:bCs/>
        </w:rPr>
        <w:t>Lookup</w:t>
      </w:r>
      <w:r w:rsidRPr="00F206C0">
        <w:t xml:space="preserve"> and add it to the canvas. Select the </w:t>
      </w:r>
      <w:r w:rsidRPr="00F206C0">
        <w:rPr>
          <w:b/>
          <w:bCs/>
        </w:rPr>
        <w:t>Lookup activity</w:t>
      </w:r>
      <w:r w:rsidRPr="00F206C0">
        <w:t xml:space="preserve"> and rename it to </w:t>
      </w:r>
      <w:proofErr w:type="spellStart"/>
      <w:r w:rsidR="00B10EBA" w:rsidRPr="00B10EBA">
        <w:rPr>
          <w:b/>
          <w:bCs/>
        </w:rPr>
        <w:t>lookup_table_and_schema</w:t>
      </w:r>
      <w:proofErr w:type="spellEnd"/>
      <w:r w:rsidRPr="00F206C0">
        <w:t>.</w:t>
      </w:r>
    </w:p>
    <w:p w14:paraId="61EE46CC" w14:textId="77777777" w:rsidR="00F206C0" w:rsidRDefault="00F206C0" w:rsidP="004172F8"/>
    <w:p w14:paraId="740F0BC6" w14:textId="5C3C1BC9" w:rsidR="00F206C0" w:rsidRDefault="00F206C0" w:rsidP="004172F8">
      <w:r w:rsidRPr="00F206C0">
        <w:rPr>
          <w:noProof/>
        </w:rPr>
        <w:drawing>
          <wp:inline distT="0" distB="0" distL="0" distR="0" wp14:anchorId="0902C47E" wp14:editId="4067EFD2">
            <wp:extent cx="5943600" cy="2811780"/>
            <wp:effectExtent l="0" t="0" r="0" b="7620"/>
            <wp:docPr id="212597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02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C09" w14:textId="77777777" w:rsidR="00F206C0" w:rsidRDefault="00F206C0" w:rsidP="004172F8"/>
    <w:p w14:paraId="456FC18F" w14:textId="20F2E61D" w:rsidR="00F206C0" w:rsidRDefault="00F206C0" w:rsidP="004172F8">
      <w:r w:rsidRPr="00F206C0">
        <w:rPr>
          <w:noProof/>
        </w:rPr>
        <w:drawing>
          <wp:inline distT="0" distB="0" distL="0" distR="0" wp14:anchorId="21729930" wp14:editId="191A8A9B">
            <wp:extent cx="5943600" cy="2207260"/>
            <wp:effectExtent l="0" t="0" r="0" b="2540"/>
            <wp:docPr id="47455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73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A14" w14:textId="77777777" w:rsidR="00F206C0" w:rsidRDefault="00F206C0" w:rsidP="004172F8"/>
    <w:p w14:paraId="7398F670" w14:textId="77777777" w:rsidR="00F206C0" w:rsidRDefault="00F206C0" w:rsidP="004172F8"/>
    <w:p w14:paraId="1BA886CF" w14:textId="6136DC7D" w:rsidR="00B10EBA" w:rsidRDefault="00B10EBA" w:rsidP="004172F8">
      <w:r w:rsidRPr="00B10EBA">
        <w:rPr>
          <w:noProof/>
        </w:rPr>
        <w:lastRenderedPageBreak/>
        <w:drawing>
          <wp:inline distT="0" distB="0" distL="0" distR="0" wp14:anchorId="10B5811A" wp14:editId="1711925C">
            <wp:extent cx="5943600" cy="3919855"/>
            <wp:effectExtent l="0" t="0" r="0" b="4445"/>
            <wp:docPr id="212794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139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7B3" w14:textId="77777777" w:rsidR="00B10EBA" w:rsidRDefault="00B10EBA" w:rsidP="004172F8"/>
    <w:p w14:paraId="5BC462AA" w14:textId="11F1128B" w:rsidR="00F206C0" w:rsidRDefault="00F206C0" w:rsidP="004172F8">
      <w:r w:rsidRPr="00F206C0">
        <w:rPr>
          <w:b/>
          <w:bCs/>
        </w:rPr>
        <w:t>Configuring the Lookup Activity:</w:t>
      </w:r>
      <w:r w:rsidRPr="00F206C0">
        <w:t xml:space="preserve"> Navigate to the </w:t>
      </w:r>
      <w:r w:rsidRPr="00F206C0">
        <w:rPr>
          <w:b/>
          <w:bCs/>
        </w:rPr>
        <w:t>Settings</w:t>
      </w:r>
      <w:r w:rsidRPr="00F206C0">
        <w:t xml:space="preserve"> tab of the Lookup activity and select the connection</w:t>
      </w:r>
      <w:r w:rsidR="00B10EBA">
        <w:t xml:space="preserve"> created in part 1 of this lab</w:t>
      </w:r>
      <w:r w:rsidRPr="00F206C0">
        <w:t xml:space="preserve">. Change the </w:t>
      </w:r>
      <w:r w:rsidR="00FE0B39" w:rsidRPr="007C4877">
        <w:rPr>
          <w:b/>
          <w:bCs/>
        </w:rPr>
        <w:t>C</w:t>
      </w:r>
      <w:r w:rsidRPr="007C4877">
        <w:rPr>
          <w:b/>
          <w:bCs/>
        </w:rPr>
        <w:t>onnection type</w:t>
      </w:r>
      <w:r w:rsidRPr="00F206C0">
        <w:t xml:space="preserve"> to </w:t>
      </w:r>
      <w:r w:rsidRPr="00F206C0">
        <w:rPr>
          <w:b/>
          <w:bCs/>
        </w:rPr>
        <w:t>Azure SQL Database</w:t>
      </w:r>
      <w:r w:rsidRPr="00F206C0">
        <w:t xml:space="preserve"> and click the </w:t>
      </w:r>
      <w:r w:rsidRPr="00F206C0">
        <w:rPr>
          <w:b/>
          <w:bCs/>
        </w:rPr>
        <w:t>Query</w:t>
      </w:r>
      <w:r w:rsidRPr="00F206C0">
        <w:t xml:space="preserve"> radial button. Now, locate the </w:t>
      </w:r>
      <w:r w:rsidRPr="00B10EBA">
        <w:rPr>
          <w:b/>
          <w:bCs/>
        </w:rPr>
        <w:t>Dynamic Load Source Query</w:t>
      </w:r>
      <w:r w:rsidRPr="00F206C0">
        <w:t xml:space="preserve"> file shared as part of the lab materials. Copy the query from the file and paste it into the </w:t>
      </w:r>
      <w:r w:rsidRPr="00F206C0">
        <w:rPr>
          <w:b/>
          <w:bCs/>
        </w:rPr>
        <w:t>Query</w:t>
      </w:r>
      <w:r w:rsidRPr="00F206C0">
        <w:t xml:space="preserve"> box of the Lookup activity. Click </w:t>
      </w:r>
      <w:r w:rsidRPr="00F206C0">
        <w:rPr>
          <w:b/>
          <w:bCs/>
        </w:rPr>
        <w:t>Preview Data</w:t>
      </w:r>
      <w:r w:rsidRPr="00F206C0">
        <w:t xml:space="preserve"> to see the output of the Lookup </w:t>
      </w:r>
      <w:r w:rsidR="008F7D91" w:rsidRPr="00F206C0">
        <w:t>query and</w:t>
      </w:r>
      <w:r w:rsidRPr="00F206C0">
        <w:t xml:space="preserve"> be sure to uncheck the box labeled </w:t>
      </w:r>
      <w:r w:rsidRPr="00F206C0">
        <w:rPr>
          <w:b/>
          <w:bCs/>
        </w:rPr>
        <w:t>First row only</w:t>
      </w:r>
      <w:r w:rsidRPr="00F206C0">
        <w:t>.</w:t>
      </w:r>
    </w:p>
    <w:p w14:paraId="05E88875" w14:textId="77777777" w:rsidR="00F206C0" w:rsidRDefault="00F206C0" w:rsidP="004172F8"/>
    <w:p w14:paraId="67CF95A1" w14:textId="793DAA5F" w:rsidR="000B7DA1" w:rsidRDefault="23A14E2F" w:rsidP="3278B768">
      <w:r>
        <w:rPr>
          <w:noProof/>
        </w:rPr>
        <w:drawing>
          <wp:inline distT="0" distB="0" distL="0" distR="0" wp14:anchorId="350C2747" wp14:editId="226E5FF7">
            <wp:extent cx="5943600" cy="2343150"/>
            <wp:effectExtent l="0" t="0" r="0" b="0"/>
            <wp:docPr id="19335952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52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BB9E" w14:textId="77777777" w:rsidR="000B7DA1" w:rsidRDefault="000B7DA1" w:rsidP="004172F8"/>
    <w:p w14:paraId="16691858" w14:textId="7A3229CD" w:rsidR="000B7DA1" w:rsidRDefault="719B1724" w:rsidP="3278B768">
      <w:r>
        <w:rPr>
          <w:noProof/>
        </w:rPr>
        <w:drawing>
          <wp:inline distT="0" distB="0" distL="0" distR="0" wp14:anchorId="1BFC46E9" wp14:editId="2930406A">
            <wp:extent cx="5943600" cy="1009650"/>
            <wp:effectExtent l="0" t="0" r="0" b="0"/>
            <wp:docPr id="2023536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667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FAE" w14:textId="77777777" w:rsidR="000B7DA1" w:rsidRDefault="000B7DA1" w:rsidP="004172F8"/>
    <w:p w14:paraId="37FC3C1A" w14:textId="52303576" w:rsidR="00F206C0" w:rsidRDefault="00F206C0" w:rsidP="004172F8">
      <w:r w:rsidRPr="00F206C0">
        <w:rPr>
          <w:b/>
          <w:bCs/>
        </w:rPr>
        <w:t xml:space="preserve">Setting Up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rPr>
          <w:b/>
          <w:bCs/>
        </w:rPr>
        <w:t xml:space="preserve"> Loop:</w:t>
      </w:r>
      <w:r w:rsidRPr="00F206C0">
        <w:t xml:space="preserve"> Next, open the </w:t>
      </w:r>
      <w:r w:rsidRPr="00F206C0">
        <w:rPr>
          <w:b/>
          <w:bCs/>
        </w:rPr>
        <w:t>Activities</w:t>
      </w:r>
      <w:r w:rsidRPr="00F206C0">
        <w:t xml:space="preserve"> tab and add a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the pipeline canvas. Drag from the green checkmark on the </w:t>
      </w:r>
      <w:r w:rsidRPr="00F206C0">
        <w:rPr>
          <w:b/>
          <w:bCs/>
        </w:rPr>
        <w:t xml:space="preserve">Lookup </w:t>
      </w:r>
      <w:r w:rsidRPr="00F206C0">
        <w:t xml:space="preserve">activity to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establish a connection between them. Select the </w:t>
      </w:r>
      <w:proofErr w:type="spellStart"/>
      <w:r w:rsidRPr="00F206C0">
        <w:t>ForEach</w:t>
      </w:r>
      <w:proofErr w:type="spellEnd"/>
      <w:r w:rsidRPr="00F206C0">
        <w:t xml:space="preserve"> activity and rename it </w:t>
      </w:r>
      <w:proofErr w:type="spellStart"/>
      <w:r w:rsidR="000B7DA1">
        <w:rPr>
          <w:b/>
          <w:bCs/>
        </w:rPr>
        <w:t>extraction_loop</w:t>
      </w:r>
      <w:proofErr w:type="spellEnd"/>
      <w:r w:rsidRPr="00F206C0">
        <w:t xml:space="preserve">. Go to the </w:t>
      </w:r>
      <w:r w:rsidRPr="00F206C0">
        <w:rPr>
          <w:b/>
          <w:bCs/>
        </w:rPr>
        <w:t>Settings</w:t>
      </w:r>
      <w:r w:rsidRPr="00F206C0">
        <w:t xml:space="preserve"> tab of the </w:t>
      </w:r>
      <w:proofErr w:type="spellStart"/>
      <w:r w:rsidRPr="00F206C0">
        <w:t>ForEach</w:t>
      </w:r>
      <w:proofErr w:type="spellEnd"/>
      <w:r w:rsidRPr="00F206C0">
        <w:t xml:space="preserve"> activity, click inside the </w:t>
      </w:r>
      <w:r w:rsidRPr="00F206C0">
        <w:rPr>
          <w:b/>
          <w:bCs/>
        </w:rPr>
        <w:t>Items</w:t>
      </w:r>
      <w:r w:rsidRPr="00F206C0">
        <w:t xml:space="preserve"> box, and select </w:t>
      </w:r>
      <w:r w:rsidRPr="00F206C0">
        <w:rPr>
          <w:b/>
          <w:bCs/>
        </w:rPr>
        <w:t>Add</w:t>
      </w:r>
      <w:r w:rsidR="00902FC8">
        <w:rPr>
          <w:b/>
          <w:bCs/>
        </w:rPr>
        <w:t xml:space="preserve"> dynamic</w:t>
      </w:r>
      <w:r w:rsidRPr="00F206C0">
        <w:rPr>
          <w:b/>
          <w:bCs/>
        </w:rPr>
        <w:t xml:space="preserve"> content</w:t>
      </w:r>
      <w:r w:rsidRPr="00F206C0">
        <w:t xml:space="preserve"> to specify the items that will be looped through. Select </w:t>
      </w:r>
      <w:proofErr w:type="spellStart"/>
      <w:r w:rsidR="00D35C75">
        <w:rPr>
          <w:b/>
          <w:bCs/>
        </w:rPr>
        <w:t>l</w:t>
      </w:r>
      <w:r w:rsidR="00F3503D">
        <w:rPr>
          <w:b/>
          <w:bCs/>
        </w:rPr>
        <w:t>ookup_table_and_schema</w:t>
      </w:r>
      <w:proofErr w:type="spellEnd"/>
      <w:r w:rsidR="008D4045">
        <w:rPr>
          <w:b/>
          <w:bCs/>
        </w:rPr>
        <w:t xml:space="preserve"> value array</w:t>
      </w:r>
      <w:r w:rsidRPr="00F206C0">
        <w:rPr>
          <w:b/>
          <w:bCs/>
        </w:rPr>
        <w:t xml:space="preserve"> </w:t>
      </w:r>
      <w:r w:rsidRPr="00F206C0">
        <w:t xml:space="preserve">from the list of activity outputs to populate the field, then click </w:t>
      </w:r>
      <w:r w:rsidRPr="00F206C0">
        <w:rPr>
          <w:b/>
          <w:bCs/>
        </w:rPr>
        <w:t>OK</w:t>
      </w:r>
      <w:r w:rsidRPr="00F206C0">
        <w:t>.</w:t>
      </w:r>
    </w:p>
    <w:p w14:paraId="36B83D4F" w14:textId="77777777" w:rsidR="000B7DA1" w:rsidRDefault="000B7DA1" w:rsidP="004172F8"/>
    <w:p w14:paraId="1C0CD341" w14:textId="638AB041" w:rsidR="000B7DA1" w:rsidRDefault="000B7DA1" w:rsidP="004172F8">
      <w:r w:rsidRPr="000B7DA1">
        <w:rPr>
          <w:noProof/>
        </w:rPr>
        <w:drawing>
          <wp:inline distT="0" distB="0" distL="0" distR="0" wp14:anchorId="5A98A0EE" wp14:editId="064EC500">
            <wp:extent cx="5943600" cy="3601085"/>
            <wp:effectExtent l="0" t="0" r="0" b="0"/>
            <wp:docPr id="11891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26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3BBE" w14:textId="77777777" w:rsidR="00F206C0" w:rsidRDefault="00F206C0" w:rsidP="004172F8"/>
    <w:p w14:paraId="7AE34DB0" w14:textId="4753C0D7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7319D71D" wp14:editId="71ACADD3">
            <wp:extent cx="5943600" cy="4425950"/>
            <wp:effectExtent l="0" t="0" r="0" b="0"/>
            <wp:docPr id="61107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11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2DD" w14:textId="77777777" w:rsidR="00902FC8" w:rsidRDefault="00902FC8" w:rsidP="004172F8"/>
    <w:p w14:paraId="66D93F24" w14:textId="51F39702" w:rsidR="00902FC8" w:rsidRDefault="00BE4BF9" w:rsidP="004172F8">
      <w:r w:rsidRPr="00BE4BF9">
        <w:rPr>
          <w:noProof/>
        </w:rPr>
        <w:t xml:space="preserve"> </w:t>
      </w:r>
      <w:r w:rsidRPr="00BE4BF9">
        <w:rPr>
          <w:noProof/>
        </w:rPr>
        <w:drawing>
          <wp:inline distT="0" distB="0" distL="0" distR="0" wp14:anchorId="50ED07C6" wp14:editId="108EA0E7">
            <wp:extent cx="5943600" cy="2583180"/>
            <wp:effectExtent l="0" t="0" r="0" b="7620"/>
            <wp:docPr id="13189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1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A0E" w14:textId="77777777" w:rsidR="00902FC8" w:rsidRDefault="00902FC8" w:rsidP="004172F8"/>
    <w:p w14:paraId="35EE4BFA" w14:textId="77777777" w:rsidR="009A4DA8" w:rsidRDefault="00F206C0" w:rsidP="004172F8">
      <w:r w:rsidRPr="00F206C0">
        <w:rPr>
          <w:b/>
          <w:bCs/>
        </w:rPr>
        <w:lastRenderedPageBreak/>
        <w:t>Configuring the Copy Data Activity:</w:t>
      </w:r>
      <w:r w:rsidRPr="00F206C0">
        <w:t xml:space="preserve"> Once the </w:t>
      </w:r>
      <w:proofErr w:type="spellStart"/>
      <w:r w:rsidRPr="00F206C0">
        <w:t>ForEach</w:t>
      </w:r>
      <w:proofErr w:type="spellEnd"/>
      <w:r w:rsidRPr="00F206C0">
        <w:t xml:space="preserve"> activity is configured, click the </w:t>
      </w:r>
      <w:r w:rsidRPr="00F206C0">
        <w:rPr>
          <w:b/>
          <w:bCs/>
        </w:rPr>
        <w:t>Pencil</w:t>
      </w:r>
      <w:r w:rsidRPr="00F206C0">
        <w:t xml:space="preserve"> icon to edit the loop’s contents. In the </w:t>
      </w:r>
      <w:r w:rsidRPr="00F206C0">
        <w:rPr>
          <w:b/>
          <w:bCs/>
        </w:rPr>
        <w:t>Activities</w:t>
      </w:r>
      <w:r w:rsidRPr="00F206C0">
        <w:t xml:space="preserve"> tab, add a </w:t>
      </w:r>
      <w:r w:rsidRPr="00F206C0">
        <w:rPr>
          <w:b/>
          <w:bCs/>
        </w:rPr>
        <w:t>Copy Data</w:t>
      </w:r>
      <w:r w:rsidRPr="00F206C0">
        <w:t xml:space="preserve"> activity to the canvas inside the loop. Select the </w:t>
      </w:r>
      <w:r w:rsidRPr="00F206C0">
        <w:rPr>
          <w:b/>
          <w:bCs/>
        </w:rPr>
        <w:t>Copy Data</w:t>
      </w:r>
      <w:r w:rsidRPr="00F206C0">
        <w:t xml:space="preserve"> task and rename it </w:t>
      </w:r>
      <w:proofErr w:type="spellStart"/>
      <w:r w:rsidR="00902FC8">
        <w:rPr>
          <w:b/>
          <w:bCs/>
        </w:rPr>
        <w:t>dynamic_object_copy</w:t>
      </w:r>
      <w:proofErr w:type="spellEnd"/>
      <w:r w:rsidRPr="00F206C0">
        <w:t xml:space="preserve">. </w:t>
      </w:r>
    </w:p>
    <w:p w14:paraId="670EDDFE" w14:textId="77777777" w:rsidR="00A411C6" w:rsidRDefault="00F206C0" w:rsidP="004172F8">
      <w:r w:rsidRPr="00F206C0">
        <w:t xml:space="preserve">In the </w:t>
      </w:r>
      <w:r w:rsidRPr="00F206C0">
        <w:rPr>
          <w:b/>
          <w:bCs/>
        </w:rPr>
        <w:t>Source</w:t>
      </w:r>
      <w:r w:rsidRPr="00F206C0">
        <w:t xml:space="preserve"> tab, set the connection to </w:t>
      </w:r>
      <w:r w:rsidR="00902FC8" w:rsidRPr="00902FC8">
        <w:t>connection created</w:t>
      </w:r>
      <w:r w:rsidR="00902FC8">
        <w:t xml:space="preserve"> in part 1</w:t>
      </w:r>
      <w:r w:rsidRPr="00F206C0">
        <w:t xml:space="preserve">, choose </w:t>
      </w:r>
      <w:r w:rsidRPr="00F206C0">
        <w:rPr>
          <w:b/>
          <w:bCs/>
        </w:rPr>
        <w:t>Azure SQL Database</w:t>
      </w:r>
      <w:r w:rsidRPr="00F206C0">
        <w:t xml:space="preserve"> as the connection type, and check the </w:t>
      </w:r>
      <w:r w:rsidRPr="00F206C0">
        <w:rPr>
          <w:b/>
          <w:bCs/>
        </w:rPr>
        <w:t>Enter Manually</w:t>
      </w:r>
      <w:r w:rsidRPr="00F206C0">
        <w:t xml:space="preserve"> box for the table query. </w:t>
      </w:r>
    </w:p>
    <w:p w14:paraId="40FFEFFD" w14:textId="67AB74A8" w:rsidR="00F206C0" w:rsidRPr="00023509" w:rsidRDefault="00F206C0" w:rsidP="004172F8">
      <w:pPr>
        <w:rPr>
          <w:lang w:val="en-CA"/>
        </w:rPr>
      </w:pPr>
      <w:r w:rsidRPr="00F206C0">
        <w:t xml:space="preserve">For the </w:t>
      </w:r>
      <w:r w:rsidRPr="00F206C0">
        <w:rPr>
          <w:b/>
          <w:bCs/>
        </w:rPr>
        <w:t>Schema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B53A29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, then select </w:t>
      </w:r>
      <w:proofErr w:type="spellStart"/>
      <w:r w:rsidR="009E267B">
        <w:rPr>
          <w:b/>
          <w:bCs/>
        </w:rPr>
        <w:t>extraction_loop</w:t>
      </w:r>
      <w:proofErr w:type="spellEnd"/>
      <w:r w:rsidRPr="00F206C0">
        <w:t xml:space="preserve"> from the </w:t>
      </w:r>
      <w:proofErr w:type="spellStart"/>
      <w:r w:rsidRPr="007C4877">
        <w:rPr>
          <w:b/>
          <w:bCs/>
        </w:rPr>
        <w:t>ForEach</w:t>
      </w:r>
      <w:proofErr w:type="spellEnd"/>
      <w:r w:rsidRPr="007C4877">
        <w:rPr>
          <w:b/>
          <w:bCs/>
        </w:rPr>
        <w:t xml:space="preserve"> iterator</w:t>
      </w:r>
      <w:r w:rsidRPr="00F206C0">
        <w:t xml:space="preserve"> options</w:t>
      </w:r>
      <w:r w:rsidRPr="00260EAA">
        <w:t>. Specify the</w:t>
      </w:r>
      <w:r w:rsidR="007051D6">
        <w:t xml:space="preserve"> </w:t>
      </w:r>
      <w:proofErr w:type="spellStart"/>
      <w:r w:rsidR="007051D6" w:rsidRPr="00260EAA">
        <w:rPr>
          <w:b/>
          <w:bCs/>
        </w:rPr>
        <w:t>schema_name</w:t>
      </w:r>
      <w:proofErr w:type="spellEnd"/>
      <w:r w:rsidRPr="00260EAA">
        <w:t xml:space="preserve"> field from the Lookup activity</w:t>
      </w:r>
      <w:r w:rsidR="005D0E05">
        <w:rPr>
          <w:b/>
          <w:bCs/>
        </w:rPr>
        <w:t xml:space="preserve">, </w:t>
      </w:r>
      <w:r w:rsidR="005D0E05">
        <w:t xml:space="preserve">confirming </w:t>
      </w:r>
      <w:r w:rsidR="009A4DA8">
        <w:t xml:space="preserve">the expression reads </w:t>
      </w:r>
      <w:r w:rsidR="009A4DA8" w:rsidRPr="007C4877">
        <w:rPr>
          <w:b/>
          <w:bCs/>
          <w:lang w:val="en-CA"/>
        </w:rPr>
        <w:t>@item().schema_name</w:t>
      </w:r>
      <w:r w:rsidR="009A4DA8">
        <w:rPr>
          <w:lang w:val="en-CA"/>
        </w:rPr>
        <w:t xml:space="preserve">. </w:t>
      </w:r>
      <w:r w:rsidR="009A4DA8">
        <w:t xml:space="preserve">Click </w:t>
      </w:r>
      <w:r w:rsidRPr="00260EAA">
        <w:rPr>
          <w:b/>
          <w:bCs/>
        </w:rPr>
        <w:t>OK</w:t>
      </w:r>
      <w:r w:rsidRPr="00F206C0">
        <w:t xml:space="preserve">. Repeat this process for the </w:t>
      </w:r>
      <w:r w:rsidRPr="00F206C0">
        <w:rPr>
          <w:b/>
          <w:bCs/>
        </w:rPr>
        <w:t>Table Name</w:t>
      </w:r>
      <w:r w:rsidRPr="00F206C0">
        <w:t xml:space="preserve"> field</w:t>
      </w:r>
      <w:r w:rsidR="009A4DA8">
        <w:t xml:space="preserve">, </w:t>
      </w:r>
      <w:r w:rsidR="005D0E05">
        <w:t>confirming</w:t>
      </w:r>
      <w:r w:rsidR="009A4DA8">
        <w:t xml:space="preserve"> the expression </w:t>
      </w:r>
      <w:r w:rsidR="009A4DA8" w:rsidRPr="007C7C44">
        <w:t>reads</w:t>
      </w:r>
      <w:r w:rsidR="009A4DA8" w:rsidRPr="007C4877">
        <w:rPr>
          <w:b/>
          <w:bCs/>
        </w:rPr>
        <w:t xml:space="preserve"> </w:t>
      </w:r>
      <w:r w:rsidR="009A4DA8" w:rsidRPr="007C4877">
        <w:rPr>
          <w:b/>
          <w:bCs/>
          <w:lang w:val="en-CA"/>
        </w:rPr>
        <w:t>@item().table_name</w:t>
      </w:r>
      <w:r w:rsidR="009A4DA8">
        <w:rPr>
          <w:lang w:val="en-CA"/>
        </w:rPr>
        <w:t>.</w:t>
      </w:r>
    </w:p>
    <w:p w14:paraId="62FF2E2E" w14:textId="77777777" w:rsidR="00902FC8" w:rsidRDefault="00902FC8" w:rsidP="004172F8"/>
    <w:p w14:paraId="55F1DBEC" w14:textId="1FCDDD39" w:rsidR="00902FC8" w:rsidRDefault="00902FC8" w:rsidP="004172F8">
      <w:r w:rsidRPr="00902FC8">
        <w:rPr>
          <w:noProof/>
        </w:rPr>
        <w:drawing>
          <wp:inline distT="0" distB="0" distL="0" distR="0" wp14:anchorId="37AC8828" wp14:editId="3F93D9B7">
            <wp:extent cx="5582429" cy="2800741"/>
            <wp:effectExtent l="0" t="0" r="0" b="0"/>
            <wp:docPr id="5471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7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A4F" w14:textId="77777777" w:rsidR="00902FC8" w:rsidRDefault="00902FC8" w:rsidP="004172F8"/>
    <w:p w14:paraId="760BD914" w14:textId="6F731342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2CB6B00E" wp14:editId="70FD349E">
            <wp:extent cx="5943600" cy="5900420"/>
            <wp:effectExtent l="0" t="0" r="0" b="5080"/>
            <wp:docPr id="195461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399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DC7" w14:textId="77777777" w:rsidR="00902FC8" w:rsidRDefault="00902FC8" w:rsidP="004172F8"/>
    <w:p w14:paraId="5DB0B534" w14:textId="4AC674A9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3A76665D" wp14:editId="7DF74588">
            <wp:extent cx="5943600" cy="3553460"/>
            <wp:effectExtent l="0" t="0" r="0" b="8890"/>
            <wp:docPr id="165355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68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F04" w14:textId="77777777" w:rsidR="00902FC8" w:rsidRDefault="00902FC8" w:rsidP="004172F8"/>
    <w:p w14:paraId="3F5A157D" w14:textId="38BA81BE" w:rsidR="00902FC8" w:rsidRDefault="00902FC8" w:rsidP="004172F8">
      <w:r w:rsidRPr="00902FC8">
        <w:rPr>
          <w:noProof/>
        </w:rPr>
        <w:drawing>
          <wp:inline distT="0" distB="0" distL="0" distR="0" wp14:anchorId="66101CC1" wp14:editId="3B03AE2E">
            <wp:extent cx="5943600" cy="3359785"/>
            <wp:effectExtent l="0" t="0" r="0" b="0"/>
            <wp:docPr id="13514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67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638" w14:textId="77777777" w:rsidR="00902FC8" w:rsidRDefault="00902FC8" w:rsidP="004172F8"/>
    <w:p w14:paraId="73E533DE" w14:textId="77777777" w:rsidR="00902FC8" w:rsidRDefault="00902FC8" w:rsidP="004172F8"/>
    <w:p w14:paraId="1C9AEB4C" w14:textId="77777777" w:rsidR="00F206C0" w:rsidRDefault="00F206C0" w:rsidP="004172F8"/>
    <w:p w14:paraId="31982D70" w14:textId="5754B215" w:rsidR="00F206C0" w:rsidRDefault="00F206C0" w:rsidP="004172F8">
      <w:r w:rsidRPr="00F206C0">
        <w:rPr>
          <w:b/>
          <w:bCs/>
        </w:rPr>
        <w:lastRenderedPageBreak/>
        <w:t>Setting the Destination:</w:t>
      </w:r>
      <w:r w:rsidRPr="00F206C0">
        <w:t xml:space="preserve"> Navigate to the </w:t>
      </w:r>
      <w:r w:rsidRPr="00F206C0">
        <w:rPr>
          <w:b/>
          <w:bCs/>
        </w:rPr>
        <w:t>Destination</w:t>
      </w:r>
      <w:r w:rsidRPr="00F206C0">
        <w:t xml:space="preserve"> tab of the </w:t>
      </w:r>
      <w:proofErr w:type="spellStart"/>
      <w:r w:rsidR="00902FC8">
        <w:rPr>
          <w:b/>
          <w:bCs/>
        </w:rPr>
        <w:t>dynamic_object_copy</w:t>
      </w:r>
      <w:proofErr w:type="spellEnd"/>
      <w:r w:rsidR="00902FC8">
        <w:rPr>
          <w:b/>
          <w:bCs/>
        </w:rPr>
        <w:t xml:space="preserve"> </w:t>
      </w:r>
      <w:r w:rsidRPr="00F206C0">
        <w:t xml:space="preserve">activity and select the </w:t>
      </w:r>
      <w:r w:rsidRPr="00F206C0">
        <w:rPr>
          <w:b/>
          <w:bCs/>
        </w:rPr>
        <w:t>Lakehouse</w:t>
      </w:r>
      <w:r w:rsidRPr="00F206C0">
        <w:t xml:space="preserve"> created in </w:t>
      </w:r>
      <w:r w:rsidRPr="00F206C0">
        <w:rPr>
          <w:b/>
          <w:bCs/>
        </w:rPr>
        <w:t>Lab 1</w:t>
      </w:r>
      <w:r w:rsidRPr="00F206C0">
        <w:t xml:space="preserve">. In the </w:t>
      </w:r>
      <w:r w:rsidRPr="00F206C0">
        <w:rPr>
          <w:b/>
          <w:bCs/>
        </w:rPr>
        <w:t>Table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C718D7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 to specify </w:t>
      </w:r>
      <w:ins w:id="3" w:author="Will Crayger" w:date="2024-09-20T11:53:00Z" w16du:dateUtc="2024-09-20T15:53:00Z">
        <w:r w:rsidR="00042056" w:rsidRPr="00042056">
          <w:rPr>
            <w:rPrChange w:id="4" w:author="Will Crayger" w:date="2024-09-20T11:53:00Z" w16du:dateUtc="2024-09-20T15:53:00Z">
              <w:rPr>
                <w:b/>
                <w:bCs/>
              </w:rPr>
            </w:rPrChange>
          </w:rPr>
          <w:t>your</w:t>
        </w:r>
        <w:r w:rsidR="00042056">
          <w:rPr>
            <w:b/>
            <w:bCs/>
          </w:rPr>
          <w:t xml:space="preserve"> </w:t>
        </w:r>
        <w:r w:rsidR="00042056" w:rsidRPr="00042056">
          <w:rPr>
            <w:b/>
            <w:bCs/>
            <w:rPrChange w:id="5" w:author="Will Crayger" w:date="2024-09-20T11:53:00Z" w16du:dateUtc="2024-09-20T15:53:00Z">
              <w:rPr/>
            </w:rPrChange>
          </w:rPr>
          <w:t xml:space="preserve">bronze </w:t>
        </w:r>
        <w:proofErr w:type="spellStart"/>
        <w:r w:rsidR="00042056" w:rsidRPr="00042056">
          <w:rPr>
            <w:b/>
            <w:bCs/>
            <w:rPrChange w:id="6" w:author="Will Crayger" w:date="2024-09-20T11:53:00Z" w16du:dateUtc="2024-09-20T15:53:00Z">
              <w:rPr/>
            </w:rPrChange>
          </w:rPr>
          <w:t>lakehouse</w:t>
        </w:r>
        <w:proofErr w:type="spellEnd"/>
        <w:r w:rsidR="00042056">
          <w:t xml:space="preserve"> (</w:t>
        </w:r>
        <w:proofErr w:type="spellStart"/>
        <w:r w:rsidR="00042056">
          <w:t>e.g</w:t>
        </w:r>
        <w:proofErr w:type="spellEnd"/>
        <w:r w:rsidR="00042056">
          <w:t xml:space="preserve">, </w:t>
        </w:r>
      </w:ins>
      <w:proofErr w:type="spellStart"/>
      <w:ins w:id="7" w:author="Will Crayger" w:date="2024-09-20T11:52:00Z" w16du:dateUtc="2024-09-20T15:52:00Z">
        <w:r w:rsidR="000A49AD" w:rsidRPr="009D6E8B">
          <w:rPr>
            <w:b/>
            <w:bCs/>
            <w:rPrChange w:id="8" w:author="Will Crayger" w:date="2024-09-20T11:53:00Z" w16du:dateUtc="2024-09-20T15:53:00Z">
              <w:rPr/>
            </w:rPrChange>
          </w:rPr>
          <w:t>bronze_lakehouse_</w:t>
        </w:r>
      </w:ins>
      <w:ins w:id="9" w:author="Will Crayger" w:date="2024-09-20T11:54:00Z" w16du:dateUtc="2024-09-20T15:54:00Z">
        <w:r w:rsidR="00042056">
          <w:rPr>
            <w:b/>
            <w:bCs/>
          </w:rPr>
          <w:t>wtc</w:t>
        </w:r>
        <w:proofErr w:type="spellEnd"/>
        <w:r w:rsidR="00042056">
          <w:rPr>
            <w:b/>
            <w:bCs/>
          </w:rPr>
          <w:t xml:space="preserve">) </w:t>
        </w:r>
        <w:r w:rsidR="006F36AE">
          <w:t xml:space="preserve">as </w:t>
        </w:r>
      </w:ins>
      <w:r w:rsidRPr="00F206C0">
        <w:t>the destination</w:t>
      </w:r>
      <w:r w:rsidR="000734BB">
        <w:t xml:space="preserve">, ensuring the expression reads </w:t>
      </w:r>
      <w:r w:rsidR="000734BB" w:rsidRPr="00023509">
        <w:rPr>
          <w:b/>
          <w:bCs/>
        </w:rPr>
        <w:t>@item().stage_table</w:t>
      </w:r>
      <w:r w:rsidRPr="00F206C0">
        <w:t xml:space="preserve">. Open the </w:t>
      </w:r>
      <w:r w:rsidRPr="00F206C0">
        <w:rPr>
          <w:b/>
          <w:bCs/>
        </w:rPr>
        <w:t>Advanced</w:t>
      </w:r>
      <w:r w:rsidRPr="00F206C0">
        <w:t xml:space="preserve"> menu and change the table action to </w:t>
      </w:r>
      <w:r w:rsidRPr="00F206C0">
        <w:rPr>
          <w:b/>
          <w:bCs/>
        </w:rPr>
        <w:t>Overwrite</w:t>
      </w:r>
      <w:r w:rsidRPr="00F206C0">
        <w:t>.</w:t>
      </w:r>
    </w:p>
    <w:p w14:paraId="40099F9A" w14:textId="77777777" w:rsidR="00FD484A" w:rsidRDefault="00FD484A" w:rsidP="004172F8"/>
    <w:p w14:paraId="4E262E66" w14:textId="352F802B" w:rsidR="00FD484A" w:rsidRDefault="00FD484A" w:rsidP="004172F8">
      <w:r w:rsidRPr="00FD484A">
        <w:rPr>
          <w:noProof/>
        </w:rPr>
        <w:drawing>
          <wp:inline distT="0" distB="0" distL="0" distR="0" wp14:anchorId="7A54D1FA" wp14:editId="1A66EB94">
            <wp:extent cx="5943600" cy="3632200"/>
            <wp:effectExtent l="0" t="0" r="0" b="6350"/>
            <wp:docPr id="6974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31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AE7" w14:textId="77777777" w:rsidR="00F206C0" w:rsidRDefault="00F206C0" w:rsidP="004172F8"/>
    <w:p w14:paraId="76B7C025" w14:textId="3F4C14C3" w:rsidR="00F206C0" w:rsidRDefault="00F206C0" w:rsidP="004172F8">
      <w:r w:rsidRPr="00F206C0">
        <w:rPr>
          <w:b/>
          <w:bCs/>
        </w:rPr>
        <w:t>Validating and Running the Pipeline:</w:t>
      </w:r>
      <w:r w:rsidRPr="00F206C0">
        <w:t xml:space="preserve"> Return to the </w:t>
      </w:r>
      <w:r w:rsidRPr="00F206C0">
        <w:rPr>
          <w:b/>
          <w:bCs/>
        </w:rPr>
        <w:t>Home</w:t>
      </w:r>
      <w:r w:rsidRPr="00F206C0">
        <w:t xml:space="preserve"> tab of the pipeline and click </w:t>
      </w:r>
      <w:r w:rsidRPr="00F206C0">
        <w:rPr>
          <w:b/>
          <w:bCs/>
        </w:rPr>
        <w:t>Validate</w:t>
      </w:r>
      <w:r w:rsidRPr="00F206C0">
        <w:t xml:space="preserve"> to ensure that there are no errors in the setup. Once the validation is complete, click </w:t>
      </w:r>
      <w:r w:rsidRPr="00F206C0">
        <w:rPr>
          <w:b/>
          <w:bCs/>
        </w:rPr>
        <w:t>Run</w:t>
      </w:r>
      <w:r w:rsidRPr="00F206C0">
        <w:t xml:space="preserve"> from the activity bar to execute the pipeline. You can monitor the pipeline run in the </w:t>
      </w:r>
      <w:r w:rsidRPr="00F206C0">
        <w:rPr>
          <w:b/>
          <w:bCs/>
        </w:rPr>
        <w:t>Output</w:t>
      </w:r>
      <w:r w:rsidRPr="00F206C0">
        <w:t xml:space="preserve"> tab, where you’ll notice multiple </w:t>
      </w:r>
      <w:r w:rsidRPr="00F206C0">
        <w:rPr>
          <w:b/>
          <w:bCs/>
        </w:rPr>
        <w:t>Copy</w:t>
      </w:r>
      <w:r w:rsidRPr="00F206C0">
        <w:t xml:space="preserve"> activities running simultaneously.</w:t>
      </w:r>
    </w:p>
    <w:p w14:paraId="189A4989" w14:textId="77777777" w:rsidR="00F206C0" w:rsidRDefault="00F206C0" w:rsidP="004172F8"/>
    <w:p w14:paraId="40059CF1" w14:textId="59D00217" w:rsidR="00FD484A" w:rsidRDefault="00FD484A" w:rsidP="004172F8">
      <w:r w:rsidRPr="00FD484A">
        <w:rPr>
          <w:noProof/>
        </w:rPr>
        <w:lastRenderedPageBreak/>
        <w:drawing>
          <wp:inline distT="0" distB="0" distL="0" distR="0" wp14:anchorId="1BED1D80" wp14:editId="58CD6C41">
            <wp:extent cx="5943600" cy="3178175"/>
            <wp:effectExtent l="0" t="0" r="0" b="3175"/>
            <wp:docPr id="75391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4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3098" w14:textId="77777777" w:rsidR="00FD484A" w:rsidRDefault="00FD484A" w:rsidP="004172F8"/>
    <w:p w14:paraId="283372F2" w14:textId="05CAD5FE" w:rsidR="00FD484A" w:rsidRDefault="19F564CC" w:rsidP="3278B768">
      <w:r>
        <w:rPr>
          <w:noProof/>
        </w:rPr>
        <w:drawing>
          <wp:inline distT="0" distB="0" distL="0" distR="0" wp14:anchorId="3C5E2632" wp14:editId="70C1088C">
            <wp:extent cx="5943600" cy="4391025"/>
            <wp:effectExtent l="0" t="0" r="0" b="0"/>
            <wp:docPr id="13146583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837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CECE" w14:textId="77777777" w:rsidR="00FD484A" w:rsidRDefault="00FD484A" w:rsidP="004172F8"/>
    <w:p w14:paraId="152C7FFA" w14:textId="240A1FA0" w:rsidR="00F206C0" w:rsidRDefault="00F206C0" w:rsidP="004172F8">
      <w:r w:rsidRPr="00F206C0">
        <w:rPr>
          <w:b/>
          <w:bCs/>
        </w:rPr>
        <w:t>Confirming the Results:</w:t>
      </w:r>
      <w:r w:rsidRPr="00F206C0">
        <w:t xml:space="preserve"> After the pipeline run completes, navigate back to your </w:t>
      </w:r>
      <w:r w:rsidRPr="00F206C0">
        <w:rPr>
          <w:b/>
          <w:bCs/>
        </w:rPr>
        <w:t>Lakehouse</w:t>
      </w:r>
      <w:r w:rsidRPr="00F206C0">
        <w:t xml:space="preserve"> to confirm that the delta tables have been created. If the tables aren’t immediately visible, refresh your browser or right-click on </w:t>
      </w:r>
      <w:r w:rsidRPr="00F206C0">
        <w:rPr>
          <w:b/>
          <w:bCs/>
        </w:rPr>
        <w:t>Tables</w:t>
      </w:r>
      <w:r w:rsidRPr="00F206C0">
        <w:t xml:space="preserve"> and select </w:t>
      </w:r>
      <w:r w:rsidRPr="00F206C0">
        <w:rPr>
          <w:b/>
          <w:bCs/>
        </w:rPr>
        <w:t>Refresh</w:t>
      </w:r>
      <w:r w:rsidRPr="00F206C0">
        <w:t>.</w:t>
      </w:r>
    </w:p>
    <w:p w14:paraId="38E05E82" w14:textId="77777777" w:rsidR="008362AD" w:rsidRDefault="008362AD" w:rsidP="004172F8"/>
    <w:p w14:paraId="3BCDA252" w14:textId="2A26AAF6" w:rsidR="008362AD" w:rsidRDefault="01B91626" w:rsidP="3278B768">
      <w:r>
        <w:rPr>
          <w:noProof/>
        </w:rPr>
        <w:drawing>
          <wp:inline distT="0" distB="0" distL="0" distR="0" wp14:anchorId="19FA0A54" wp14:editId="6ADB5E90">
            <wp:extent cx="5943600" cy="2181225"/>
            <wp:effectExtent l="0" t="0" r="0" b="0"/>
            <wp:docPr id="6032781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811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920D" w14:textId="77777777" w:rsidR="002F43E7" w:rsidRDefault="002F43E7" w:rsidP="004172F8"/>
    <w:p w14:paraId="3D29665F" w14:textId="3D8A4992" w:rsidR="002F43E7" w:rsidRPr="00301538" w:rsidRDefault="002F43E7" w:rsidP="004172F8">
      <w:r w:rsidRPr="00F206C0">
        <w:t xml:space="preserve">You have now successfully completed </w:t>
      </w:r>
      <w:r w:rsidRPr="00F206C0">
        <w:rPr>
          <w:b/>
          <w:bCs/>
        </w:rPr>
        <w:t>Part 2</w:t>
      </w:r>
      <w:r w:rsidRPr="00F206C0">
        <w:t xml:space="preserve"> of the lab.</w:t>
      </w:r>
    </w:p>
    <w:sectPr w:rsidR="002F43E7" w:rsidRPr="00301538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F237D"/>
    <w:multiLevelType w:val="hybridMultilevel"/>
    <w:tmpl w:val="F072D01C"/>
    <w:lvl w:ilvl="0" w:tplc="4FB42C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795CF3"/>
    <w:multiLevelType w:val="hybridMultilevel"/>
    <w:tmpl w:val="EB8882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DB70CE"/>
    <w:multiLevelType w:val="hybridMultilevel"/>
    <w:tmpl w:val="BFCC7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5"/>
  </w:num>
  <w:num w:numId="3" w16cid:durableId="576012328">
    <w:abstractNumId w:val="41"/>
  </w:num>
  <w:num w:numId="4" w16cid:durableId="132526191">
    <w:abstractNumId w:val="10"/>
  </w:num>
  <w:num w:numId="5" w16cid:durableId="700396406">
    <w:abstractNumId w:val="28"/>
  </w:num>
  <w:num w:numId="6" w16cid:durableId="992568407">
    <w:abstractNumId w:val="11"/>
  </w:num>
  <w:num w:numId="7" w16cid:durableId="619343922">
    <w:abstractNumId w:val="15"/>
  </w:num>
  <w:num w:numId="8" w16cid:durableId="576481468">
    <w:abstractNumId w:val="19"/>
  </w:num>
  <w:num w:numId="9" w16cid:durableId="789513537">
    <w:abstractNumId w:val="39"/>
  </w:num>
  <w:num w:numId="10" w16cid:durableId="986863213">
    <w:abstractNumId w:val="34"/>
  </w:num>
  <w:num w:numId="11" w16cid:durableId="346055683">
    <w:abstractNumId w:val="24"/>
  </w:num>
  <w:num w:numId="12" w16cid:durableId="1297100579">
    <w:abstractNumId w:val="29"/>
  </w:num>
  <w:num w:numId="13" w16cid:durableId="1138256220">
    <w:abstractNumId w:val="17"/>
  </w:num>
  <w:num w:numId="14" w16cid:durableId="1463039808">
    <w:abstractNumId w:val="32"/>
  </w:num>
  <w:num w:numId="15" w16cid:durableId="439302669">
    <w:abstractNumId w:val="27"/>
  </w:num>
  <w:num w:numId="16" w16cid:durableId="1215190542">
    <w:abstractNumId w:val="3"/>
  </w:num>
  <w:num w:numId="17" w16cid:durableId="692192664">
    <w:abstractNumId w:val="33"/>
  </w:num>
  <w:num w:numId="18" w16cid:durableId="542182879">
    <w:abstractNumId w:val="37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21"/>
  </w:num>
  <w:num w:numId="22" w16cid:durableId="66154535">
    <w:abstractNumId w:val="1"/>
  </w:num>
  <w:num w:numId="23" w16cid:durableId="233664485">
    <w:abstractNumId w:val="23"/>
  </w:num>
  <w:num w:numId="24" w16cid:durableId="1594626964">
    <w:abstractNumId w:val="22"/>
  </w:num>
  <w:num w:numId="25" w16cid:durableId="324433412">
    <w:abstractNumId w:val="26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31"/>
  </w:num>
  <w:num w:numId="31" w16cid:durableId="357390349">
    <w:abstractNumId w:val="18"/>
  </w:num>
  <w:num w:numId="32" w16cid:durableId="621226141">
    <w:abstractNumId w:val="36"/>
  </w:num>
  <w:num w:numId="33" w16cid:durableId="515925384">
    <w:abstractNumId w:val="13"/>
  </w:num>
  <w:num w:numId="34" w16cid:durableId="677805578">
    <w:abstractNumId w:val="42"/>
  </w:num>
  <w:num w:numId="35" w16cid:durableId="1119032034">
    <w:abstractNumId w:val="30"/>
  </w:num>
  <w:num w:numId="36" w16cid:durableId="1048840153">
    <w:abstractNumId w:val="38"/>
  </w:num>
  <w:num w:numId="37" w16cid:durableId="1566063542">
    <w:abstractNumId w:val="40"/>
  </w:num>
  <w:num w:numId="38" w16cid:durableId="49572325">
    <w:abstractNumId w:val="20"/>
  </w:num>
  <w:num w:numId="39" w16cid:durableId="2014645293">
    <w:abstractNumId w:val="25"/>
  </w:num>
  <w:num w:numId="40" w16cid:durableId="1177576854">
    <w:abstractNumId w:val="0"/>
  </w:num>
  <w:num w:numId="41" w16cid:durableId="1717701443">
    <w:abstractNumId w:val="8"/>
  </w:num>
  <w:num w:numId="42" w16cid:durableId="679045016">
    <w:abstractNumId w:val="14"/>
  </w:num>
  <w:num w:numId="43" w16cid:durableId="1395006099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ill Crayger">
    <w15:presenceInfo w15:providerId="AD" w15:userId="S::wcrayger@lucidbi.co::17ff2834-6063-4c89-a8df-66441f712d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1529D"/>
    <w:rsid w:val="000215EF"/>
    <w:rsid w:val="00023509"/>
    <w:rsid w:val="00026411"/>
    <w:rsid w:val="00030756"/>
    <w:rsid w:val="00032C6D"/>
    <w:rsid w:val="000331A5"/>
    <w:rsid w:val="00035813"/>
    <w:rsid w:val="00036DC5"/>
    <w:rsid w:val="0004132C"/>
    <w:rsid w:val="00041469"/>
    <w:rsid w:val="00042056"/>
    <w:rsid w:val="0004486D"/>
    <w:rsid w:val="00047621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34BB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295A"/>
    <w:rsid w:val="000A49AD"/>
    <w:rsid w:val="000A6405"/>
    <w:rsid w:val="000A68F8"/>
    <w:rsid w:val="000A7050"/>
    <w:rsid w:val="000A718B"/>
    <w:rsid w:val="000A7F34"/>
    <w:rsid w:val="000B2CA4"/>
    <w:rsid w:val="000B49F8"/>
    <w:rsid w:val="000B4F27"/>
    <w:rsid w:val="000B734E"/>
    <w:rsid w:val="000B7DA1"/>
    <w:rsid w:val="000C79AF"/>
    <w:rsid w:val="000D5D12"/>
    <w:rsid w:val="000D7D26"/>
    <w:rsid w:val="000E4459"/>
    <w:rsid w:val="000F210D"/>
    <w:rsid w:val="000F5926"/>
    <w:rsid w:val="000F7FF9"/>
    <w:rsid w:val="001064B2"/>
    <w:rsid w:val="00114339"/>
    <w:rsid w:val="00117891"/>
    <w:rsid w:val="00124918"/>
    <w:rsid w:val="00132D2D"/>
    <w:rsid w:val="0013621E"/>
    <w:rsid w:val="00137359"/>
    <w:rsid w:val="00142F9D"/>
    <w:rsid w:val="0014364F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0F3F"/>
    <w:rsid w:val="00172BA7"/>
    <w:rsid w:val="0017328C"/>
    <w:rsid w:val="00173668"/>
    <w:rsid w:val="00173BCD"/>
    <w:rsid w:val="00177D3A"/>
    <w:rsid w:val="00183462"/>
    <w:rsid w:val="00192B77"/>
    <w:rsid w:val="001931CE"/>
    <w:rsid w:val="00194E61"/>
    <w:rsid w:val="001958A9"/>
    <w:rsid w:val="0019718E"/>
    <w:rsid w:val="00197763"/>
    <w:rsid w:val="00197F69"/>
    <w:rsid w:val="001A0D04"/>
    <w:rsid w:val="001A4473"/>
    <w:rsid w:val="001A6CA8"/>
    <w:rsid w:val="001B659E"/>
    <w:rsid w:val="001C094B"/>
    <w:rsid w:val="001C6E4E"/>
    <w:rsid w:val="001C739A"/>
    <w:rsid w:val="001D508E"/>
    <w:rsid w:val="001D5A54"/>
    <w:rsid w:val="001D774F"/>
    <w:rsid w:val="001E33C7"/>
    <w:rsid w:val="001F4CF4"/>
    <w:rsid w:val="001F4E33"/>
    <w:rsid w:val="00202908"/>
    <w:rsid w:val="00204596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479F1"/>
    <w:rsid w:val="00252C5D"/>
    <w:rsid w:val="00253D72"/>
    <w:rsid w:val="00254380"/>
    <w:rsid w:val="00260EAA"/>
    <w:rsid w:val="002616EA"/>
    <w:rsid w:val="00261BB0"/>
    <w:rsid w:val="00262E44"/>
    <w:rsid w:val="002739A7"/>
    <w:rsid w:val="002765F4"/>
    <w:rsid w:val="00277F16"/>
    <w:rsid w:val="002945DB"/>
    <w:rsid w:val="002948D2"/>
    <w:rsid w:val="002A15B6"/>
    <w:rsid w:val="002A7343"/>
    <w:rsid w:val="002B0987"/>
    <w:rsid w:val="002B4667"/>
    <w:rsid w:val="002B4F37"/>
    <w:rsid w:val="002B53B6"/>
    <w:rsid w:val="002C5679"/>
    <w:rsid w:val="002C6AD4"/>
    <w:rsid w:val="002C7F3A"/>
    <w:rsid w:val="002D4DE2"/>
    <w:rsid w:val="002E07D9"/>
    <w:rsid w:val="002E09E2"/>
    <w:rsid w:val="002E208E"/>
    <w:rsid w:val="002E2CD1"/>
    <w:rsid w:val="002E474E"/>
    <w:rsid w:val="002F0119"/>
    <w:rsid w:val="002F016A"/>
    <w:rsid w:val="002F43E7"/>
    <w:rsid w:val="002F4401"/>
    <w:rsid w:val="002F546E"/>
    <w:rsid w:val="00301538"/>
    <w:rsid w:val="003019EF"/>
    <w:rsid w:val="0030614D"/>
    <w:rsid w:val="00312F46"/>
    <w:rsid w:val="00314B57"/>
    <w:rsid w:val="003152B9"/>
    <w:rsid w:val="0031596D"/>
    <w:rsid w:val="00317764"/>
    <w:rsid w:val="0032117F"/>
    <w:rsid w:val="003211E0"/>
    <w:rsid w:val="00325EBA"/>
    <w:rsid w:val="003261E4"/>
    <w:rsid w:val="00326EC2"/>
    <w:rsid w:val="00326EEB"/>
    <w:rsid w:val="00334740"/>
    <w:rsid w:val="003408BC"/>
    <w:rsid w:val="003429AB"/>
    <w:rsid w:val="00343F15"/>
    <w:rsid w:val="003462BE"/>
    <w:rsid w:val="00346317"/>
    <w:rsid w:val="003464A0"/>
    <w:rsid w:val="0035219C"/>
    <w:rsid w:val="00356877"/>
    <w:rsid w:val="003605E5"/>
    <w:rsid w:val="00361AE9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261A"/>
    <w:rsid w:val="003A33A2"/>
    <w:rsid w:val="003A54D3"/>
    <w:rsid w:val="003A5D21"/>
    <w:rsid w:val="003A6702"/>
    <w:rsid w:val="003B7AB1"/>
    <w:rsid w:val="003B7C99"/>
    <w:rsid w:val="003C1C0E"/>
    <w:rsid w:val="003C5523"/>
    <w:rsid w:val="003D0CC3"/>
    <w:rsid w:val="003D1088"/>
    <w:rsid w:val="003E0937"/>
    <w:rsid w:val="003E3FBA"/>
    <w:rsid w:val="003F037F"/>
    <w:rsid w:val="003F1E4F"/>
    <w:rsid w:val="003F2CE8"/>
    <w:rsid w:val="003F3F57"/>
    <w:rsid w:val="00407460"/>
    <w:rsid w:val="00411319"/>
    <w:rsid w:val="00414A4E"/>
    <w:rsid w:val="00415DB5"/>
    <w:rsid w:val="004172F8"/>
    <w:rsid w:val="00422315"/>
    <w:rsid w:val="004271BF"/>
    <w:rsid w:val="004325FE"/>
    <w:rsid w:val="00432D1A"/>
    <w:rsid w:val="0045092C"/>
    <w:rsid w:val="00454AA5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422F"/>
    <w:rsid w:val="0049619F"/>
    <w:rsid w:val="00496FF8"/>
    <w:rsid w:val="004978EA"/>
    <w:rsid w:val="004A6149"/>
    <w:rsid w:val="004B29CB"/>
    <w:rsid w:val="004B450F"/>
    <w:rsid w:val="004B56E2"/>
    <w:rsid w:val="004C5D73"/>
    <w:rsid w:val="004C5FF5"/>
    <w:rsid w:val="004C6AB2"/>
    <w:rsid w:val="004C739B"/>
    <w:rsid w:val="004C7A73"/>
    <w:rsid w:val="004C7B32"/>
    <w:rsid w:val="004D4E6C"/>
    <w:rsid w:val="004D65B1"/>
    <w:rsid w:val="004E11C8"/>
    <w:rsid w:val="004E2370"/>
    <w:rsid w:val="004E652E"/>
    <w:rsid w:val="004E7E50"/>
    <w:rsid w:val="004F0479"/>
    <w:rsid w:val="004F2465"/>
    <w:rsid w:val="004F417F"/>
    <w:rsid w:val="004F47F8"/>
    <w:rsid w:val="0050334B"/>
    <w:rsid w:val="00506475"/>
    <w:rsid w:val="00507E77"/>
    <w:rsid w:val="00510F5C"/>
    <w:rsid w:val="00512377"/>
    <w:rsid w:val="005233D0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4AAD"/>
    <w:rsid w:val="00545941"/>
    <w:rsid w:val="005475E8"/>
    <w:rsid w:val="005535EC"/>
    <w:rsid w:val="00554117"/>
    <w:rsid w:val="00555201"/>
    <w:rsid w:val="00555B86"/>
    <w:rsid w:val="00555BC7"/>
    <w:rsid w:val="00556945"/>
    <w:rsid w:val="005619C5"/>
    <w:rsid w:val="005623D5"/>
    <w:rsid w:val="00566BD1"/>
    <w:rsid w:val="00566CBF"/>
    <w:rsid w:val="00571813"/>
    <w:rsid w:val="00571A7D"/>
    <w:rsid w:val="005725B2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3A64"/>
    <w:rsid w:val="005C1EF0"/>
    <w:rsid w:val="005C320A"/>
    <w:rsid w:val="005C6815"/>
    <w:rsid w:val="005C79E3"/>
    <w:rsid w:val="005D0E05"/>
    <w:rsid w:val="005D11C8"/>
    <w:rsid w:val="005D2DC3"/>
    <w:rsid w:val="005D42CC"/>
    <w:rsid w:val="005D4B28"/>
    <w:rsid w:val="005D5A4A"/>
    <w:rsid w:val="005D5E75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27498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2F32"/>
    <w:rsid w:val="00656839"/>
    <w:rsid w:val="00657960"/>
    <w:rsid w:val="006643D1"/>
    <w:rsid w:val="006656D2"/>
    <w:rsid w:val="00672D9D"/>
    <w:rsid w:val="0067604D"/>
    <w:rsid w:val="00677BCF"/>
    <w:rsid w:val="00685CE9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C788B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36AE"/>
    <w:rsid w:val="006F581F"/>
    <w:rsid w:val="00701EA2"/>
    <w:rsid w:val="00702012"/>
    <w:rsid w:val="00704B8B"/>
    <w:rsid w:val="00705138"/>
    <w:rsid w:val="007051D6"/>
    <w:rsid w:val="007053EF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0BD1"/>
    <w:rsid w:val="0075221A"/>
    <w:rsid w:val="00756B8C"/>
    <w:rsid w:val="00764D66"/>
    <w:rsid w:val="00766FA0"/>
    <w:rsid w:val="00771407"/>
    <w:rsid w:val="00771E1B"/>
    <w:rsid w:val="00772C35"/>
    <w:rsid w:val="00776C5A"/>
    <w:rsid w:val="00781900"/>
    <w:rsid w:val="00786B16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0673"/>
    <w:rsid w:val="007B3358"/>
    <w:rsid w:val="007C459D"/>
    <w:rsid w:val="007C4877"/>
    <w:rsid w:val="007C69FA"/>
    <w:rsid w:val="007C7C44"/>
    <w:rsid w:val="007D010F"/>
    <w:rsid w:val="007D1189"/>
    <w:rsid w:val="007D31CC"/>
    <w:rsid w:val="007E57CE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3E64"/>
    <w:rsid w:val="0082690F"/>
    <w:rsid w:val="00831838"/>
    <w:rsid w:val="008362AD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87A90"/>
    <w:rsid w:val="0089632F"/>
    <w:rsid w:val="00896AC9"/>
    <w:rsid w:val="008A24FC"/>
    <w:rsid w:val="008A36F7"/>
    <w:rsid w:val="008A78CF"/>
    <w:rsid w:val="008B0BEF"/>
    <w:rsid w:val="008B0FA5"/>
    <w:rsid w:val="008B158A"/>
    <w:rsid w:val="008B2EC9"/>
    <w:rsid w:val="008B3062"/>
    <w:rsid w:val="008B3408"/>
    <w:rsid w:val="008B507A"/>
    <w:rsid w:val="008B5595"/>
    <w:rsid w:val="008C0C29"/>
    <w:rsid w:val="008C1562"/>
    <w:rsid w:val="008C3856"/>
    <w:rsid w:val="008C5656"/>
    <w:rsid w:val="008C7A31"/>
    <w:rsid w:val="008D273F"/>
    <w:rsid w:val="008D4045"/>
    <w:rsid w:val="008D4BA4"/>
    <w:rsid w:val="008D5E98"/>
    <w:rsid w:val="008E2E95"/>
    <w:rsid w:val="008E4255"/>
    <w:rsid w:val="008E615D"/>
    <w:rsid w:val="008F1A73"/>
    <w:rsid w:val="008F2F4B"/>
    <w:rsid w:val="008F4D17"/>
    <w:rsid w:val="008F555E"/>
    <w:rsid w:val="008F62E3"/>
    <w:rsid w:val="008F6B5C"/>
    <w:rsid w:val="008F7D91"/>
    <w:rsid w:val="00902FC8"/>
    <w:rsid w:val="00904470"/>
    <w:rsid w:val="0090464A"/>
    <w:rsid w:val="00915FF0"/>
    <w:rsid w:val="00917C9E"/>
    <w:rsid w:val="0092093A"/>
    <w:rsid w:val="00922114"/>
    <w:rsid w:val="0092373D"/>
    <w:rsid w:val="009325BC"/>
    <w:rsid w:val="009332CD"/>
    <w:rsid w:val="00934E78"/>
    <w:rsid w:val="00935288"/>
    <w:rsid w:val="00942BD5"/>
    <w:rsid w:val="00944711"/>
    <w:rsid w:val="00945DF9"/>
    <w:rsid w:val="00947C5A"/>
    <w:rsid w:val="00950AD8"/>
    <w:rsid w:val="0095179A"/>
    <w:rsid w:val="00952EF5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4DA8"/>
    <w:rsid w:val="009A678B"/>
    <w:rsid w:val="009A6B3A"/>
    <w:rsid w:val="009B3F5C"/>
    <w:rsid w:val="009B72F5"/>
    <w:rsid w:val="009B7F11"/>
    <w:rsid w:val="009C4CC3"/>
    <w:rsid w:val="009D4E26"/>
    <w:rsid w:val="009D6E8B"/>
    <w:rsid w:val="009E0AD5"/>
    <w:rsid w:val="009E0B12"/>
    <w:rsid w:val="009E267B"/>
    <w:rsid w:val="009F587D"/>
    <w:rsid w:val="009F6AD7"/>
    <w:rsid w:val="009F74EE"/>
    <w:rsid w:val="00A02793"/>
    <w:rsid w:val="00A03A3F"/>
    <w:rsid w:val="00A126E3"/>
    <w:rsid w:val="00A13173"/>
    <w:rsid w:val="00A13F45"/>
    <w:rsid w:val="00A15385"/>
    <w:rsid w:val="00A17C7B"/>
    <w:rsid w:val="00A2024D"/>
    <w:rsid w:val="00A208C3"/>
    <w:rsid w:val="00A22B57"/>
    <w:rsid w:val="00A31C27"/>
    <w:rsid w:val="00A36B73"/>
    <w:rsid w:val="00A40FDC"/>
    <w:rsid w:val="00A41060"/>
    <w:rsid w:val="00A411C6"/>
    <w:rsid w:val="00A472A2"/>
    <w:rsid w:val="00A50E45"/>
    <w:rsid w:val="00A61037"/>
    <w:rsid w:val="00A63389"/>
    <w:rsid w:val="00A66183"/>
    <w:rsid w:val="00A71AE1"/>
    <w:rsid w:val="00A72255"/>
    <w:rsid w:val="00A72DD8"/>
    <w:rsid w:val="00A73522"/>
    <w:rsid w:val="00A772FE"/>
    <w:rsid w:val="00A829A1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224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0EBA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3A29"/>
    <w:rsid w:val="00B57E4B"/>
    <w:rsid w:val="00B6009C"/>
    <w:rsid w:val="00B658F1"/>
    <w:rsid w:val="00B66B65"/>
    <w:rsid w:val="00B7497C"/>
    <w:rsid w:val="00B81298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445B"/>
    <w:rsid w:val="00BE4BF9"/>
    <w:rsid w:val="00BF0BFB"/>
    <w:rsid w:val="00BF25E0"/>
    <w:rsid w:val="00BF2B2F"/>
    <w:rsid w:val="00BF304E"/>
    <w:rsid w:val="00BF4518"/>
    <w:rsid w:val="00BF533D"/>
    <w:rsid w:val="00C00703"/>
    <w:rsid w:val="00C00AC4"/>
    <w:rsid w:val="00C014D4"/>
    <w:rsid w:val="00C039CF"/>
    <w:rsid w:val="00C04C7E"/>
    <w:rsid w:val="00C06D73"/>
    <w:rsid w:val="00C1087F"/>
    <w:rsid w:val="00C126E3"/>
    <w:rsid w:val="00C14121"/>
    <w:rsid w:val="00C16064"/>
    <w:rsid w:val="00C16957"/>
    <w:rsid w:val="00C20743"/>
    <w:rsid w:val="00C21A44"/>
    <w:rsid w:val="00C22849"/>
    <w:rsid w:val="00C22BD9"/>
    <w:rsid w:val="00C24233"/>
    <w:rsid w:val="00C25C9C"/>
    <w:rsid w:val="00C31316"/>
    <w:rsid w:val="00C365BF"/>
    <w:rsid w:val="00C36DAC"/>
    <w:rsid w:val="00C41FDD"/>
    <w:rsid w:val="00C5355B"/>
    <w:rsid w:val="00C57255"/>
    <w:rsid w:val="00C578BC"/>
    <w:rsid w:val="00C57AF8"/>
    <w:rsid w:val="00C64AF0"/>
    <w:rsid w:val="00C70CCB"/>
    <w:rsid w:val="00C718D7"/>
    <w:rsid w:val="00C72F0B"/>
    <w:rsid w:val="00C75CDB"/>
    <w:rsid w:val="00C762C5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644C"/>
    <w:rsid w:val="00CA7B5F"/>
    <w:rsid w:val="00CB0CDE"/>
    <w:rsid w:val="00CB17FE"/>
    <w:rsid w:val="00CB3CB2"/>
    <w:rsid w:val="00CB3CE8"/>
    <w:rsid w:val="00CC16F3"/>
    <w:rsid w:val="00CC4168"/>
    <w:rsid w:val="00CC4E5F"/>
    <w:rsid w:val="00CC7A96"/>
    <w:rsid w:val="00CD3D85"/>
    <w:rsid w:val="00CE3113"/>
    <w:rsid w:val="00CF0BCD"/>
    <w:rsid w:val="00CF1364"/>
    <w:rsid w:val="00D0060C"/>
    <w:rsid w:val="00D016C5"/>
    <w:rsid w:val="00D029DF"/>
    <w:rsid w:val="00D03071"/>
    <w:rsid w:val="00D13FC5"/>
    <w:rsid w:val="00D15029"/>
    <w:rsid w:val="00D170D7"/>
    <w:rsid w:val="00D17423"/>
    <w:rsid w:val="00D2032B"/>
    <w:rsid w:val="00D24C63"/>
    <w:rsid w:val="00D25C56"/>
    <w:rsid w:val="00D30613"/>
    <w:rsid w:val="00D31243"/>
    <w:rsid w:val="00D32A0C"/>
    <w:rsid w:val="00D35BD2"/>
    <w:rsid w:val="00D35C75"/>
    <w:rsid w:val="00D40E81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778F7"/>
    <w:rsid w:val="00D855AC"/>
    <w:rsid w:val="00D863EF"/>
    <w:rsid w:val="00D91DF8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EDA"/>
    <w:rsid w:val="00DE145D"/>
    <w:rsid w:val="00DE492E"/>
    <w:rsid w:val="00DE4D88"/>
    <w:rsid w:val="00DE4E54"/>
    <w:rsid w:val="00DE6C1E"/>
    <w:rsid w:val="00DE7074"/>
    <w:rsid w:val="00DE7667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1D4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0B36"/>
    <w:rsid w:val="00E41735"/>
    <w:rsid w:val="00E5456A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330F"/>
    <w:rsid w:val="00EB4901"/>
    <w:rsid w:val="00EB55DA"/>
    <w:rsid w:val="00EC0A1C"/>
    <w:rsid w:val="00EC0CAB"/>
    <w:rsid w:val="00EC4FBD"/>
    <w:rsid w:val="00EC6376"/>
    <w:rsid w:val="00ED43B6"/>
    <w:rsid w:val="00ED4FB9"/>
    <w:rsid w:val="00ED70D7"/>
    <w:rsid w:val="00ED771E"/>
    <w:rsid w:val="00EE0419"/>
    <w:rsid w:val="00EE3474"/>
    <w:rsid w:val="00EF1A26"/>
    <w:rsid w:val="00EF1C31"/>
    <w:rsid w:val="00EF4ECF"/>
    <w:rsid w:val="00F01D0A"/>
    <w:rsid w:val="00F037C0"/>
    <w:rsid w:val="00F05BAF"/>
    <w:rsid w:val="00F07242"/>
    <w:rsid w:val="00F139E4"/>
    <w:rsid w:val="00F13BEB"/>
    <w:rsid w:val="00F1637C"/>
    <w:rsid w:val="00F206C0"/>
    <w:rsid w:val="00F2308B"/>
    <w:rsid w:val="00F2430B"/>
    <w:rsid w:val="00F25658"/>
    <w:rsid w:val="00F26927"/>
    <w:rsid w:val="00F27F42"/>
    <w:rsid w:val="00F304C2"/>
    <w:rsid w:val="00F30D91"/>
    <w:rsid w:val="00F31152"/>
    <w:rsid w:val="00F3503D"/>
    <w:rsid w:val="00F364DE"/>
    <w:rsid w:val="00F40386"/>
    <w:rsid w:val="00F466C3"/>
    <w:rsid w:val="00F53857"/>
    <w:rsid w:val="00F53CDC"/>
    <w:rsid w:val="00F55DF0"/>
    <w:rsid w:val="00F6091C"/>
    <w:rsid w:val="00F67DC1"/>
    <w:rsid w:val="00F7505E"/>
    <w:rsid w:val="00F75B9C"/>
    <w:rsid w:val="00F76E57"/>
    <w:rsid w:val="00F83143"/>
    <w:rsid w:val="00F83237"/>
    <w:rsid w:val="00F838D4"/>
    <w:rsid w:val="00F8654A"/>
    <w:rsid w:val="00F911BF"/>
    <w:rsid w:val="00F92050"/>
    <w:rsid w:val="00F95F6E"/>
    <w:rsid w:val="00F97670"/>
    <w:rsid w:val="00FA0E9E"/>
    <w:rsid w:val="00FA18CC"/>
    <w:rsid w:val="00FA1F74"/>
    <w:rsid w:val="00FA2A38"/>
    <w:rsid w:val="00FA5C0D"/>
    <w:rsid w:val="00FB2B4C"/>
    <w:rsid w:val="00FB397A"/>
    <w:rsid w:val="00FB5B83"/>
    <w:rsid w:val="00FC0EB2"/>
    <w:rsid w:val="00FC1EDF"/>
    <w:rsid w:val="00FD1C92"/>
    <w:rsid w:val="00FD207E"/>
    <w:rsid w:val="00FD2F0D"/>
    <w:rsid w:val="00FD390B"/>
    <w:rsid w:val="00FD45A1"/>
    <w:rsid w:val="00FD484A"/>
    <w:rsid w:val="00FD614F"/>
    <w:rsid w:val="00FE0B39"/>
    <w:rsid w:val="00FE1FA6"/>
    <w:rsid w:val="00FE2E61"/>
    <w:rsid w:val="00FE5C34"/>
    <w:rsid w:val="01B91626"/>
    <w:rsid w:val="0884AC9D"/>
    <w:rsid w:val="09654E14"/>
    <w:rsid w:val="19F564CC"/>
    <w:rsid w:val="23A14E2F"/>
    <w:rsid w:val="29B577AF"/>
    <w:rsid w:val="2CE48F36"/>
    <w:rsid w:val="2D3E5C28"/>
    <w:rsid w:val="3278B768"/>
    <w:rsid w:val="365C848B"/>
    <w:rsid w:val="376ED648"/>
    <w:rsid w:val="37F8FC94"/>
    <w:rsid w:val="3CD49B6B"/>
    <w:rsid w:val="3DF159BE"/>
    <w:rsid w:val="3E0C9ABB"/>
    <w:rsid w:val="4386B5B5"/>
    <w:rsid w:val="46CCEA48"/>
    <w:rsid w:val="4FC20208"/>
    <w:rsid w:val="5AEE0D7D"/>
    <w:rsid w:val="616C919A"/>
    <w:rsid w:val="719B1724"/>
    <w:rsid w:val="79D09329"/>
    <w:rsid w:val="7FDB8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04320AEE-0C77-4F38-88B7-CFAE0270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1C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mailto:wcrayger@lucidbi.c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11/relationships/people" Target="peop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B0795A-9AF8-4709-9905-DE7F407BD5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1075</Words>
  <Characters>6132</Characters>
  <Application>Microsoft Office Word</Application>
  <DocSecurity>0</DocSecurity>
  <Lines>51</Lines>
  <Paragraphs>14</Paragraphs>
  <ScaleCrop>false</ScaleCrop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11</cp:revision>
  <dcterms:created xsi:type="dcterms:W3CDTF">2024-09-17T04:12:00Z</dcterms:created>
  <dcterms:modified xsi:type="dcterms:W3CDTF">2024-09-20T18:00:00Z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